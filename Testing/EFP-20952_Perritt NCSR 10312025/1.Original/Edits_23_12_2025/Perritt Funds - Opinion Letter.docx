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8CB046" w14:textId="77777777" w:rsidR="007961CC" w:rsidRPr="00404479" w:rsidRDefault="007961CC" w:rsidP="0018483B">
      <w:pPr>
        <w:pStyle w:val="Heading1"/>
        <w:rPr>
          <w:rFonts w:asciiTheme="minorHAnsi" w:hAnsiTheme="minorHAnsi"/>
          <w:b/>
          <w:sz w:val="22"/>
          <w:szCs w:val="22"/>
        </w:rPr>
      </w:pPr>
      <w:r w:rsidRPr="00404479">
        <w:rPr>
          <w:rFonts w:asciiTheme="minorHAnsi" w:hAnsiTheme="minorHAnsi"/>
          <w:b/>
          <w:sz w:val="22"/>
          <w:szCs w:val="22"/>
        </w:rPr>
        <w:t>REPORT</w:t>
      </w:r>
      <w:r w:rsidR="00650813" w:rsidRPr="00404479">
        <w:rPr>
          <w:rFonts w:asciiTheme="minorHAnsi" w:hAnsiTheme="minorHAnsi"/>
          <w:b/>
          <w:sz w:val="22"/>
          <w:szCs w:val="22"/>
        </w:rPr>
        <w:t xml:space="preserve"> OF INDEPENDENT REGISTERED PUBLIC ACCOUNTING FIRM</w:t>
      </w:r>
    </w:p>
    <w:p w14:paraId="6E8CB047" w14:textId="77777777" w:rsidR="007961CC" w:rsidRPr="00404479" w:rsidRDefault="007961CC" w:rsidP="0018483B">
      <w:pPr>
        <w:jc w:val="both"/>
        <w:rPr>
          <w:rFonts w:asciiTheme="minorHAnsi" w:hAnsiTheme="minorHAnsi"/>
          <w:sz w:val="22"/>
          <w:szCs w:val="22"/>
        </w:rPr>
      </w:pPr>
    </w:p>
    <w:p w14:paraId="6E8CB049" w14:textId="64BEB40F" w:rsidR="007961CC" w:rsidRPr="00DA0547" w:rsidRDefault="00786C7C" w:rsidP="0018483B">
      <w:pPr>
        <w:jc w:val="both"/>
        <w:rPr>
          <w:rFonts w:asciiTheme="minorHAnsi" w:hAnsiTheme="minorHAnsi"/>
          <w:sz w:val="22"/>
          <w:szCs w:val="22"/>
        </w:rPr>
      </w:pPr>
      <w:r w:rsidRPr="00404479">
        <w:rPr>
          <w:rFonts w:asciiTheme="minorHAnsi" w:hAnsiTheme="minorHAnsi"/>
          <w:sz w:val="22"/>
          <w:szCs w:val="22"/>
        </w:rPr>
        <w:t>To t</w:t>
      </w:r>
      <w:r w:rsidR="007961CC" w:rsidRPr="00404479">
        <w:rPr>
          <w:rFonts w:asciiTheme="minorHAnsi" w:hAnsiTheme="minorHAnsi"/>
          <w:sz w:val="22"/>
          <w:szCs w:val="22"/>
        </w:rPr>
        <w:t>he Shareholders and</w:t>
      </w:r>
      <w:r w:rsidR="00E72303" w:rsidRPr="00404479">
        <w:rPr>
          <w:rFonts w:asciiTheme="minorHAnsi" w:hAnsiTheme="minorHAnsi"/>
          <w:sz w:val="22"/>
          <w:szCs w:val="22"/>
        </w:rPr>
        <w:t xml:space="preserve"> Board of</w:t>
      </w:r>
      <w:r w:rsidR="002D387A">
        <w:rPr>
          <w:rFonts w:asciiTheme="minorHAnsi" w:hAnsiTheme="minorHAnsi"/>
          <w:sz w:val="22"/>
          <w:szCs w:val="22"/>
        </w:rPr>
        <w:t xml:space="preserve"> </w:t>
      </w:r>
      <w:r w:rsidR="002D387A" w:rsidRPr="00DA0547">
        <w:rPr>
          <w:rFonts w:asciiTheme="minorHAnsi" w:hAnsiTheme="minorHAnsi"/>
          <w:sz w:val="22"/>
          <w:szCs w:val="22"/>
        </w:rPr>
        <w:t xml:space="preserve">Directors </w:t>
      </w:r>
      <w:r w:rsidR="005D07D8" w:rsidRPr="00DA0547">
        <w:rPr>
          <w:rFonts w:asciiTheme="minorHAnsi" w:hAnsiTheme="minorHAnsi"/>
          <w:sz w:val="22"/>
          <w:szCs w:val="22"/>
        </w:rPr>
        <w:t>of</w:t>
      </w:r>
    </w:p>
    <w:p w14:paraId="6E8CB04A" w14:textId="26CA4AB8" w:rsidR="00A56AEC" w:rsidRPr="00DA0547" w:rsidRDefault="00DA0547" w:rsidP="0018483B">
      <w:pPr>
        <w:jc w:val="both"/>
        <w:rPr>
          <w:rFonts w:asciiTheme="minorHAnsi" w:hAnsiTheme="minorHAnsi"/>
          <w:sz w:val="22"/>
          <w:szCs w:val="22"/>
        </w:rPr>
      </w:pPr>
      <w:r w:rsidRPr="00DA0547">
        <w:rPr>
          <w:rFonts w:asciiTheme="minorHAnsi" w:hAnsiTheme="minorHAnsi"/>
          <w:sz w:val="22"/>
          <w:szCs w:val="22"/>
        </w:rPr>
        <w:t>Perritt Funds, Inc.</w:t>
      </w:r>
    </w:p>
    <w:p w14:paraId="6E8CB04B" w14:textId="77777777" w:rsidR="007961CC" w:rsidRPr="00DA0547" w:rsidRDefault="007961CC" w:rsidP="0018483B">
      <w:pPr>
        <w:jc w:val="both"/>
        <w:rPr>
          <w:rFonts w:asciiTheme="minorHAnsi" w:hAnsiTheme="minorHAnsi"/>
          <w:sz w:val="22"/>
          <w:szCs w:val="22"/>
        </w:rPr>
      </w:pPr>
    </w:p>
    <w:p w14:paraId="6E8CB04C" w14:textId="77777777" w:rsidR="00221192" w:rsidRPr="00DA0547" w:rsidRDefault="00D34A72" w:rsidP="0018483B">
      <w:pPr>
        <w:jc w:val="both"/>
        <w:rPr>
          <w:rFonts w:asciiTheme="minorHAnsi" w:hAnsiTheme="minorHAnsi"/>
          <w:sz w:val="22"/>
          <w:szCs w:val="22"/>
          <w:u w:val="single"/>
        </w:rPr>
      </w:pPr>
      <w:r w:rsidRPr="00DA0547">
        <w:rPr>
          <w:rFonts w:asciiTheme="minorHAnsi" w:hAnsiTheme="minorHAnsi"/>
          <w:sz w:val="22"/>
          <w:szCs w:val="22"/>
          <w:u w:val="single"/>
        </w:rPr>
        <w:t>Opinion on the Financial Statements</w:t>
      </w:r>
    </w:p>
    <w:p w14:paraId="6E8CB04D" w14:textId="77777777" w:rsidR="00D34A72" w:rsidRPr="00DA0547" w:rsidRDefault="00D34A72" w:rsidP="0018483B">
      <w:pPr>
        <w:jc w:val="both"/>
        <w:rPr>
          <w:rFonts w:asciiTheme="minorHAnsi" w:hAnsiTheme="minorHAnsi"/>
          <w:sz w:val="22"/>
          <w:szCs w:val="22"/>
          <w:u w:val="single"/>
        </w:rPr>
      </w:pPr>
    </w:p>
    <w:p w14:paraId="6E8CB04E" w14:textId="20F35332" w:rsidR="00B85876" w:rsidRPr="00DA0547" w:rsidRDefault="007961CC" w:rsidP="00B85876">
      <w:pPr>
        <w:jc w:val="both"/>
        <w:rPr>
          <w:rFonts w:asciiTheme="minorHAnsi" w:hAnsiTheme="minorHAnsi"/>
          <w:sz w:val="22"/>
          <w:szCs w:val="22"/>
        </w:rPr>
      </w:pPr>
      <w:r w:rsidRPr="00DA0547">
        <w:rPr>
          <w:rFonts w:asciiTheme="minorHAnsi" w:hAnsiTheme="minorHAnsi"/>
          <w:sz w:val="22"/>
          <w:szCs w:val="22"/>
        </w:rPr>
        <w:t>We have aud</w:t>
      </w:r>
      <w:r w:rsidR="00415AF5" w:rsidRPr="00DA0547">
        <w:rPr>
          <w:rFonts w:asciiTheme="minorHAnsi" w:hAnsiTheme="minorHAnsi"/>
          <w:sz w:val="22"/>
          <w:szCs w:val="22"/>
        </w:rPr>
        <w:t xml:space="preserve">ited the accompanying </w:t>
      </w:r>
      <w:r w:rsidR="00DC6772" w:rsidRPr="00DA0547">
        <w:rPr>
          <w:rFonts w:asciiTheme="minorHAnsi" w:hAnsiTheme="minorHAnsi"/>
          <w:sz w:val="22"/>
          <w:szCs w:val="22"/>
        </w:rPr>
        <w:t>statement</w:t>
      </w:r>
      <w:r w:rsidRPr="00DA0547">
        <w:rPr>
          <w:rFonts w:asciiTheme="minorHAnsi" w:hAnsiTheme="minorHAnsi"/>
          <w:sz w:val="22"/>
          <w:szCs w:val="22"/>
        </w:rPr>
        <w:t xml:space="preserve"> of assets and liabilities</w:t>
      </w:r>
      <w:r w:rsidR="00415AF5" w:rsidRPr="00DA0547">
        <w:rPr>
          <w:rFonts w:asciiTheme="minorHAnsi" w:hAnsiTheme="minorHAnsi"/>
          <w:sz w:val="22"/>
          <w:szCs w:val="22"/>
        </w:rPr>
        <w:t>,</w:t>
      </w:r>
      <w:r w:rsidR="007B485C" w:rsidRPr="00DA0547">
        <w:rPr>
          <w:rFonts w:asciiTheme="minorHAnsi" w:hAnsiTheme="minorHAnsi"/>
          <w:sz w:val="22"/>
          <w:szCs w:val="22"/>
        </w:rPr>
        <w:t xml:space="preserve"> including the </w:t>
      </w:r>
      <w:r w:rsidR="00DC6772" w:rsidRPr="00DA0547">
        <w:rPr>
          <w:rFonts w:asciiTheme="minorHAnsi" w:hAnsiTheme="minorHAnsi"/>
          <w:sz w:val="22"/>
          <w:szCs w:val="22"/>
        </w:rPr>
        <w:t>schedule</w:t>
      </w:r>
      <w:r w:rsidR="007B485C" w:rsidRPr="00DA0547">
        <w:rPr>
          <w:rFonts w:asciiTheme="minorHAnsi" w:hAnsiTheme="minorHAnsi"/>
          <w:sz w:val="22"/>
          <w:szCs w:val="22"/>
        </w:rPr>
        <w:t xml:space="preserve"> of investments</w:t>
      </w:r>
      <w:r w:rsidR="000D04E5" w:rsidRPr="00DA0547">
        <w:rPr>
          <w:rFonts w:asciiTheme="minorHAnsi" w:hAnsiTheme="minorHAnsi"/>
          <w:sz w:val="22"/>
          <w:szCs w:val="22"/>
        </w:rPr>
        <w:t>,</w:t>
      </w:r>
      <w:r w:rsidR="00415AF5" w:rsidRPr="00DA0547">
        <w:rPr>
          <w:rFonts w:asciiTheme="minorHAnsi" w:hAnsiTheme="minorHAnsi"/>
          <w:sz w:val="22"/>
          <w:szCs w:val="22"/>
        </w:rPr>
        <w:t xml:space="preserve"> </w:t>
      </w:r>
      <w:r w:rsidRPr="00DA0547">
        <w:rPr>
          <w:rFonts w:asciiTheme="minorHAnsi" w:hAnsiTheme="minorHAnsi"/>
          <w:sz w:val="22"/>
          <w:szCs w:val="22"/>
        </w:rPr>
        <w:t>of</w:t>
      </w:r>
      <w:r w:rsidR="008E44C2" w:rsidRPr="00DA0547">
        <w:rPr>
          <w:rFonts w:asciiTheme="minorHAnsi" w:hAnsiTheme="minorHAnsi"/>
          <w:sz w:val="22"/>
          <w:szCs w:val="22"/>
        </w:rPr>
        <w:t xml:space="preserve"> </w:t>
      </w:r>
      <w:r w:rsidR="00DA0547" w:rsidRPr="00DA0547">
        <w:rPr>
          <w:rFonts w:asciiTheme="minorHAnsi" w:hAnsiTheme="minorHAnsi"/>
          <w:sz w:val="22"/>
          <w:szCs w:val="22"/>
        </w:rPr>
        <w:t>Perritt Funds, Inc.,</w:t>
      </w:r>
      <w:r w:rsidR="00E72303" w:rsidRPr="00DA0547">
        <w:rPr>
          <w:rFonts w:asciiTheme="minorHAnsi" w:hAnsiTheme="minorHAnsi"/>
          <w:sz w:val="22"/>
          <w:szCs w:val="22"/>
        </w:rPr>
        <w:t xml:space="preserve"> </w:t>
      </w:r>
      <w:r w:rsidR="0043165B" w:rsidRPr="00DA0547">
        <w:rPr>
          <w:rFonts w:asciiTheme="minorHAnsi" w:hAnsiTheme="minorHAnsi"/>
          <w:sz w:val="22"/>
          <w:szCs w:val="22"/>
        </w:rPr>
        <w:t>comprising</w:t>
      </w:r>
      <w:r w:rsidR="00E72303" w:rsidRPr="00DA0547">
        <w:rPr>
          <w:rFonts w:asciiTheme="minorHAnsi" w:hAnsiTheme="minorHAnsi"/>
          <w:sz w:val="22"/>
          <w:szCs w:val="22"/>
        </w:rPr>
        <w:t xml:space="preserve"> </w:t>
      </w:r>
      <w:r w:rsidR="00DA0547" w:rsidRPr="00DA0547">
        <w:rPr>
          <w:rFonts w:asciiTheme="minorHAnsi" w:hAnsiTheme="minorHAnsi"/>
          <w:sz w:val="22"/>
          <w:szCs w:val="22"/>
        </w:rPr>
        <w:t>Perritt MicroCap Opportunities Fund</w:t>
      </w:r>
      <w:r w:rsidR="0018483B" w:rsidRPr="00DA0547">
        <w:rPr>
          <w:rFonts w:asciiTheme="minorHAnsi" w:hAnsiTheme="minorHAnsi"/>
          <w:sz w:val="22"/>
          <w:szCs w:val="22"/>
        </w:rPr>
        <w:t xml:space="preserve"> </w:t>
      </w:r>
      <w:r w:rsidR="00891838" w:rsidRPr="00DA0547">
        <w:rPr>
          <w:rFonts w:asciiTheme="minorHAnsi" w:hAnsiTheme="minorHAnsi"/>
          <w:sz w:val="22"/>
          <w:szCs w:val="22"/>
        </w:rPr>
        <w:t>(</w:t>
      </w:r>
      <w:r w:rsidR="0057410F" w:rsidRPr="00DA0547">
        <w:rPr>
          <w:rFonts w:asciiTheme="minorHAnsi" w:hAnsiTheme="minorHAnsi"/>
          <w:sz w:val="22"/>
          <w:szCs w:val="22"/>
        </w:rPr>
        <w:t>the “</w:t>
      </w:r>
      <w:r w:rsidR="00013A48">
        <w:rPr>
          <w:rFonts w:asciiTheme="minorHAnsi" w:hAnsiTheme="minorHAnsi"/>
          <w:sz w:val="22"/>
          <w:szCs w:val="22"/>
        </w:rPr>
        <w:t>Fund</w:t>
      </w:r>
      <w:r w:rsidR="0057410F" w:rsidRPr="00DA0547">
        <w:rPr>
          <w:rFonts w:asciiTheme="minorHAnsi" w:hAnsiTheme="minorHAnsi"/>
          <w:sz w:val="22"/>
          <w:szCs w:val="22"/>
        </w:rPr>
        <w:t>”</w:t>
      </w:r>
      <w:r w:rsidR="00891838" w:rsidRPr="00DA0547">
        <w:rPr>
          <w:rFonts w:asciiTheme="minorHAnsi" w:hAnsiTheme="minorHAnsi"/>
          <w:sz w:val="22"/>
          <w:szCs w:val="22"/>
        </w:rPr>
        <w:t>)</w:t>
      </w:r>
      <w:r w:rsidR="00013A48">
        <w:rPr>
          <w:rFonts w:asciiTheme="minorHAnsi" w:hAnsiTheme="minorHAnsi"/>
          <w:sz w:val="22"/>
          <w:szCs w:val="22"/>
        </w:rPr>
        <w:t>,</w:t>
      </w:r>
      <w:r w:rsidR="00891838" w:rsidRPr="00DA0547">
        <w:rPr>
          <w:rFonts w:asciiTheme="minorHAnsi" w:hAnsiTheme="minorHAnsi"/>
          <w:sz w:val="22"/>
          <w:szCs w:val="22"/>
        </w:rPr>
        <w:t xml:space="preserve"> </w:t>
      </w:r>
      <w:r w:rsidRPr="00DA0547">
        <w:rPr>
          <w:rFonts w:asciiTheme="minorHAnsi" w:hAnsiTheme="minorHAnsi"/>
          <w:sz w:val="22"/>
          <w:szCs w:val="22"/>
        </w:rPr>
        <w:t xml:space="preserve">as of </w:t>
      </w:r>
      <w:r w:rsidR="00DA0547" w:rsidRPr="00DA0547">
        <w:rPr>
          <w:rFonts w:asciiTheme="minorHAnsi" w:hAnsiTheme="minorHAnsi"/>
          <w:sz w:val="22"/>
          <w:szCs w:val="22"/>
        </w:rPr>
        <w:t>October 31, 2025</w:t>
      </w:r>
      <w:r w:rsidRPr="00DA0547">
        <w:rPr>
          <w:rFonts w:asciiTheme="minorHAnsi" w:hAnsiTheme="minorHAnsi"/>
          <w:sz w:val="22"/>
          <w:szCs w:val="22"/>
        </w:rPr>
        <w:t>,</w:t>
      </w:r>
      <w:r w:rsidR="00B27726" w:rsidRPr="00DA0547">
        <w:rPr>
          <w:rFonts w:asciiTheme="minorHAnsi" w:hAnsiTheme="minorHAnsi"/>
          <w:sz w:val="22"/>
          <w:szCs w:val="22"/>
        </w:rPr>
        <w:t xml:space="preserve"> </w:t>
      </w:r>
      <w:r w:rsidRPr="00DA0547">
        <w:rPr>
          <w:rFonts w:asciiTheme="minorHAnsi" w:hAnsiTheme="minorHAnsi"/>
          <w:sz w:val="22"/>
          <w:szCs w:val="22"/>
        </w:rPr>
        <w:t>the related statement of operations</w:t>
      </w:r>
      <w:r w:rsidR="005D4104" w:rsidRPr="00DA0547">
        <w:rPr>
          <w:rFonts w:asciiTheme="minorHAnsi" w:hAnsiTheme="minorHAnsi"/>
          <w:sz w:val="22"/>
          <w:szCs w:val="22"/>
        </w:rPr>
        <w:t xml:space="preserve"> </w:t>
      </w:r>
      <w:r w:rsidR="00DB5FC9" w:rsidRPr="00DA0547">
        <w:rPr>
          <w:rFonts w:asciiTheme="minorHAnsi" w:hAnsiTheme="minorHAnsi"/>
          <w:sz w:val="22"/>
          <w:szCs w:val="22"/>
        </w:rPr>
        <w:t>for the year then ended</w:t>
      </w:r>
      <w:r w:rsidR="002857BA" w:rsidRPr="00DA0547">
        <w:rPr>
          <w:rFonts w:asciiTheme="minorHAnsi" w:hAnsiTheme="minorHAnsi"/>
          <w:sz w:val="22"/>
          <w:szCs w:val="22"/>
        </w:rPr>
        <w:t>,</w:t>
      </w:r>
      <w:r w:rsidR="00DB5FC9" w:rsidRPr="00DA0547">
        <w:rPr>
          <w:rFonts w:asciiTheme="minorHAnsi" w:hAnsiTheme="minorHAnsi"/>
          <w:sz w:val="22"/>
          <w:szCs w:val="22"/>
        </w:rPr>
        <w:t xml:space="preserve"> the statements of changes</w:t>
      </w:r>
      <w:r w:rsidRPr="00DA0547">
        <w:rPr>
          <w:rFonts w:asciiTheme="minorHAnsi" w:hAnsiTheme="minorHAnsi"/>
          <w:sz w:val="22"/>
          <w:szCs w:val="22"/>
        </w:rPr>
        <w:t xml:space="preserve"> in net assets</w:t>
      </w:r>
      <w:r w:rsidR="002F3899" w:rsidRPr="00DA0547">
        <w:rPr>
          <w:rFonts w:asciiTheme="minorHAnsi" w:hAnsiTheme="minorHAnsi"/>
          <w:sz w:val="22"/>
          <w:szCs w:val="22"/>
        </w:rPr>
        <w:t xml:space="preserve"> for each of the two years</w:t>
      </w:r>
      <w:r w:rsidR="00D61BC4" w:rsidRPr="00DA0547">
        <w:rPr>
          <w:rFonts w:asciiTheme="minorHAnsi" w:hAnsiTheme="minorHAnsi"/>
          <w:sz w:val="22"/>
          <w:szCs w:val="22"/>
        </w:rPr>
        <w:t xml:space="preserve"> in the period</w:t>
      </w:r>
      <w:r w:rsidR="0012658E" w:rsidRPr="00DA0547">
        <w:rPr>
          <w:rFonts w:asciiTheme="minorHAnsi" w:hAnsiTheme="minorHAnsi"/>
          <w:sz w:val="22"/>
          <w:szCs w:val="22"/>
        </w:rPr>
        <w:t xml:space="preserve"> then ended,</w:t>
      </w:r>
      <w:r w:rsidR="00B27726" w:rsidRPr="00DA0547">
        <w:rPr>
          <w:rFonts w:asciiTheme="minorHAnsi" w:hAnsiTheme="minorHAnsi"/>
          <w:sz w:val="22"/>
          <w:szCs w:val="22"/>
        </w:rPr>
        <w:t xml:space="preserve"> </w:t>
      </w:r>
      <w:r w:rsidR="005D2D1F" w:rsidRPr="00DA0547">
        <w:rPr>
          <w:rFonts w:asciiTheme="minorHAnsi" w:hAnsiTheme="minorHAnsi"/>
          <w:sz w:val="22"/>
          <w:szCs w:val="22"/>
        </w:rPr>
        <w:t>the financial highlights for each of the five years in the period then ended</w:t>
      </w:r>
      <w:r w:rsidR="000630EF" w:rsidRPr="00DA0547">
        <w:rPr>
          <w:rFonts w:asciiTheme="minorHAnsi" w:hAnsiTheme="minorHAnsi"/>
          <w:sz w:val="22"/>
          <w:szCs w:val="22"/>
        </w:rPr>
        <w:t>, and the related notes</w:t>
      </w:r>
      <w:r w:rsidR="005D2D1F" w:rsidRPr="00DA0547">
        <w:rPr>
          <w:rFonts w:asciiTheme="minorHAnsi" w:hAnsiTheme="minorHAnsi"/>
          <w:sz w:val="22"/>
          <w:szCs w:val="22"/>
        </w:rPr>
        <w:t xml:space="preserve"> </w:t>
      </w:r>
      <w:r w:rsidR="005F67F0" w:rsidRPr="00DA0547">
        <w:rPr>
          <w:rFonts w:asciiTheme="minorHAnsi" w:hAnsiTheme="minorHAnsi"/>
          <w:sz w:val="22"/>
          <w:szCs w:val="22"/>
        </w:rPr>
        <w:t>(collectively referred to as the “financial statements”)</w:t>
      </w:r>
      <w:r w:rsidR="00063DBE" w:rsidRPr="00DA0547">
        <w:rPr>
          <w:rFonts w:asciiTheme="minorHAnsi" w:hAnsiTheme="minorHAnsi"/>
          <w:sz w:val="22"/>
          <w:szCs w:val="22"/>
        </w:rPr>
        <w:t>.</w:t>
      </w:r>
      <w:r w:rsidR="00B85876" w:rsidRPr="00DA0547">
        <w:rPr>
          <w:rFonts w:asciiTheme="minorHAnsi" w:hAnsiTheme="minorHAnsi"/>
          <w:sz w:val="22"/>
          <w:szCs w:val="22"/>
        </w:rPr>
        <w:t xml:space="preserve"> </w:t>
      </w:r>
      <w:r w:rsidR="005D2D1F" w:rsidRPr="00DA0547">
        <w:rPr>
          <w:rFonts w:asciiTheme="minorHAnsi" w:hAnsiTheme="minorHAnsi"/>
          <w:sz w:val="22"/>
          <w:szCs w:val="22"/>
        </w:rPr>
        <w:t>I</w:t>
      </w:r>
      <w:r w:rsidR="00B85876" w:rsidRPr="00DA0547">
        <w:rPr>
          <w:rFonts w:asciiTheme="minorHAnsi" w:hAnsiTheme="minorHAnsi"/>
          <w:sz w:val="22"/>
          <w:szCs w:val="22"/>
        </w:rPr>
        <w:t>n our opinion, the financial statements</w:t>
      </w:r>
      <w:r w:rsidR="004C5720" w:rsidRPr="00DA0547">
        <w:rPr>
          <w:rFonts w:asciiTheme="minorHAnsi" w:hAnsiTheme="minorHAnsi"/>
          <w:sz w:val="22"/>
          <w:szCs w:val="22"/>
        </w:rPr>
        <w:t xml:space="preserve"> </w:t>
      </w:r>
      <w:r w:rsidR="00B85876" w:rsidRPr="00DA0547">
        <w:rPr>
          <w:rFonts w:asciiTheme="minorHAnsi" w:hAnsiTheme="minorHAnsi"/>
          <w:sz w:val="22"/>
          <w:szCs w:val="22"/>
        </w:rPr>
        <w:t xml:space="preserve">present fairly, in all material respects, the financial position of </w:t>
      </w:r>
      <w:r w:rsidR="00AE207F" w:rsidRPr="00DA0547">
        <w:rPr>
          <w:rFonts w:asciiTheme="minorHAnsi" w:hAnsiTheme="minorHAnsi"/>
          <w:sz w:val="22"/>
          <w:szCs w:val="22"/>
        </w:rPr>
        <w:t xml:space="preserve">the </w:t>
      </w:r>
      <w:r w:rsidR="00DC6772" w:rsidRPr="00DA0547">
        <w:rPr>
          <w:rFonts w:asciiTheme="minorHAnsi" w:hAnsiTheme="minorHAnsi"/>
          <w:sz w:val="22"/>
          <w:szCs w:val="22"/>
        </w:rPr>
        <w:t>Fund</w:t>
      </w:r>
      <w:r w:rsidR="00AE207F" w:rsidRPr="00DA0547">
        <w:rPr>
          <w:rFonts w:asciiTheme="minorHAnsi" w:hAnsiTheme="minorHAnsi"/>
          <w:sz w:val="22"/>
          <w:szCs w:val="22"/>
        </w:rPr>
        <w:t xml:space="preserve"> </w:t>
      </w:r>
      <w:r w:rsidR="00B85876" w:rsidRPr="00DA0547">
        <w:rPr>
          <w:rFonts w:asciiTheme="minorHAnsi" w:hAnsiTheme="minorHAnsi"/>
          <w:sz w:val="22"/>
          <w:szCs w:val="22"/>
        </w:rPr>
        <w:t xml:space="preserve">as of </w:t>
      </w:r>
      <w:r w:rsidR="00DA0547" w:rsidRPr="00DA0547">
        <w:rPr>
          <w:rFonts w:asciiTheme="minorHAnsi" w:hAnsiTheme="minorHAnsi"/>
          <w:sz w:val="22"/>
          <w:szCs w:val="22"/>
        </w:rPr>
        <w:t>October 31, 2025</w:t>
      </w:r>
      <w:r w:rsidR="00B85876" w:rsidRPr="00DA0547">
        <w:rPr>
          <w:rFonts w:asciiTheme="minorHAnsi" w:hAnsiTheme="minorHAnsi"/>
          <w:sz w:val="22"/>
          <w:szCs w:val="22"/>
        </w:rPr>
        <w:t xml:space="preserve">, the results of </w:t>
      </w:r>
      <w:r w:rsidR="00DC6772" w:rsidRPr="00DA0547">
        <w:rPr>
          <w:rFonts w:asciiTheme="minorHAnsi" w:hAnsiTheme="minorHAnsi"/>
          <w:sz w:val="22"/>
          <w:szCs w:val="22"/>
        </w:rPr>
        <w:t>its</w:t>
      </w:r>
      <w:r w:rsidR="00B85876" w:rsidRPr="00DA0547">
        <w:rPr>
          <w:rFonts w:asciiTheme="minorHAnsi" w:hAnsiTheme="minorHAnsi"/>
          <w:sz w:val="22"/>
          <w:szCs w:val="22"/>
        </w:rPr>
        <w:t xml:space="preserve"> operations for the year then ended, the changes in net assets for each of the two years in the period then ended, and the financial highlights for each of the five years in the period then ended, in conformity with accounting principles generally accepted in the United States of America.</w:t>
      </w:r>
    </w:p>
    <w:p w14:paraId="69315EF8" w14:textId="77777777" w:rsidR="00F31114" w:rsidRPr="00DA0547" w:rsidRDefault="00F31114" w:rsidP="0018483B">
      <w:pPr>
        <w:jc w:val="both"/>
        <w:rPr>
          <w:rFonts w:asciiTheme="minorHAnsi" w:hAnsiTheme="minorHAnsi"/>
          <w:sz w:val="22"/>
          <w:szCs w:val="22"/>
        </w:rPr>
      </w:pPr>
    </w:p>
    <w:p w14:paraId="6E8CB050" w14:textId="77777777" w:rsidR="00B85876" w:rsidRPr="00DA0547" w:rsidRDefault="005D2D1F" w:rsidP="0018483B">
      <w:pPr>
        <w:jc w:val="both"/>
        <w:rPr>
          <w:rFonts w:asciiTheme="minorHAnsi" w:hAnsiTheme="minorHAnsi"/>
          <w:sz w:val="22"/>
          <w:szCs w:val="22"/>
          <w:u w:val="single"/>
        </w:rPr>
      </w:pPr>
      <w:r w:rsidRPr="00DA0547">
        <w:rPr>
          <w:rFonts w:asciiTheme="minorHAnsi" w:hAnsiTheme="minorHAnsi"/>
          <w:sz w:val="22"/>
          <w:szCs w:val="22"/>
          <w:u w:val="single"/>
        </w:rPr>
        <w:t>Basis for Opinion</w:t>
      </w:r>
    </w:p>
    <w:p w14:paraId="6E8CB051" w14:textId="77777777" w:rsidR="005D2D1F" w:rsidRPr="00DA0547" w:rsidRDefault="005D2D1F" w:rsidP="0018483B">
      <w:pPr>
        <w:jc w:val="both"/>
        <w:rPr>
          <w:rFonts w:asciiTheme="minorHAnsi" w:hAnsiTheme="minorHAnsi"/>
          <w:sz w:val="22"/>
          <w:szCs w:val="22"/>
          <w:u w:val="single"/>
        </w:rPr>
      </w:pPr>
    </w:p>
    <w:p w14:paraId="6E8CB052" w14:textId="31CB5CB0" w:rsidR="001E11FD" w:rsidRPr="00DA0547" w:rsidRDefault="007961CC" w:rsidP="0018483B">
      <w:pPr>
        <w:jc w:val="both"/>
        <w:rPr>
          <w:rFonts w:asciiTheme="minorHAnsi" w:hAnsiTheme="minorHAnsi"/>
          <w:sz w:val="22"/>
          <w:szCs w:val="22"/>
        </w:rPr>
      </w:pPr>
      <w:r w:rsidRPr="00DA0547">
        <w:rPr>
          <w:rFonts w:asciiTheme="minorHAnsi" w:hAnsiTheme="minorHAnsi"/>
          <w:sz w:val="22"/>
          <w:szCs w:val="22"/>
        </w:rPr>
        <w:t xml:space="preserve">These financial statements are the responsibility of </w:t>
      </w:r>
      <w:r w:rsidR="007D1897" w:rsidRPr="00DA0547">
        <w:rPr>
          <w:rFonts w:asciiTheme="minorHAnsi" w:hAnsiTheme="minorHAnsi"/>
          <w:sz w:val="22"/>
          <w:szCs w:val="22"/>
        </w:rPr>
        <w:t xml:space="preserve">the </w:t>
      </w:r>
      <w:r w:rsidR="00DA0547" w:rsidRPr="00DA0547">
        <w:rPr>
          <w:rFonts w:asciiTheme="minorHAnsi" w:hAnsiTheme="minorHAnsi"/>
          <w:sz w:val="22"/>
          <w:szCs w:val="22"/>
        </w:rPr>
        <w:t>Fund’s</w:t>
      </w:r>
      <w:r w:rsidR="00DC6772" w:rsidRPr="00DA0547">
        <w:rPr>
          <w:rFonts w:asciiTheme="minorHAnsi" w:hAnsiTheme="minorHAnsi"/>
          <w:sz w:val="22"/>
          <w:szCs w:val="22"/>
        </w:rPr>
        <w:t xml:space="preserve"> </w:t>
      </w:r>
      <w:r w:rsidRPr="00DA0547">
        <w:rPr>
          <w:rFonts w:asciiTheme="minorHAnsi" w:hAnsiTheme="minorHAnsi"/>
          <w:sz w:val="22"/>
          <w:szCs w:val="22"/>
        </w:rPr>
        <w:t xml:space="preserve">management. Our responsibility is to express an opinion on </w:t>
      </w:r>
      <w:r w:rsidR="00B85876" w:rsidRPr="00DA0547">
        <w:rPr>
          <w:rFonts w:asciiTheme="minorHAnsi" w:hAnsiTheme="minorHAnsi"/>
          <w:sz w:val="22"/>
          <w:szCs w:val="22"/>
        </w:rPr>
        <w:t>the</w:t>
      </w:r>
      <w:r w:rsidR="005F67F0" w:rsidRPr="00DA0547">
        <w:rPr>
          <w:rFonts w:asciiTheme="minorHAnsi" w:hAnsiTheme="minorHAnsi"/>
          <w:sz w:val="22"/>
          <w:szCs w:val="22"/>
        </w:rPr>
        <w:t xml:space="preserve"> </w:t>
      </w:r>
      <w:r w:rsidR="00DA0547" w:rsidRPr="00DA0547">
        <w:rPr>
          <w:rFonts w:asciiTheme="minorHAnsi" w:hAnsiTheme="minorHAnsi"/>
          <w:sz w:val="22"/>
          <w:szCs w:val="22"/>
        </w:rPr>
        <w:t>Fund’s</w:t>
      </w:r>
      <w:r w:rsidR="00DC6772" w:rsidRPr="00DA0547">
        <w:rPr>
          <w:rFonts w:asciiTheme="minorHAnsi" w:hAnsiTheme="minorHAnsi"/>
          <w:sz w:val="22"/>
          <w:szCs w:val="22"/>
        </w:rPr>
        <w:t xml:space="preserve"> </w:t>
      </w:r>
      <w:r w:rsidRPr="00DA0547">
        <w:rPr>
          <w:rFonts w:asciiTheme="minorHAnsi" w:hAnsiTheme="minorHAnsi"/>
          <w:sz w:val="22"/>
          <w:szCs w:val="22"/>
        </w:rPr>
        <w:t>financial statements</w:t>
      </w:r>
      <w:r w:rsidR="005F529D" w:rsidRPr="00DA0547">
        <w:rPr>
          <w:rFonts w:asciiTheme="minorHAnsi" w:hAnsiTheme="minorHAnsi"/>
          <w:sz w:val="22"/>
          <w:szCs w:val="22"/>
        </w:rPr>
        <w:t xml:space="preserve"> </w:t>
      </w:r>
      <w:r w:rsidR="00786C7C" w:rsidRPr="00DA0547">
        <w:rPr>
          <w:rFonts w:asciiTheme="minorHAnsi" w:hAnsiTheme="minorHAnsi"/>
          <w:sz w:val="22"/>
          <w:szCs w:val="22"/>
        </w:rPr>
        <w:t xml:space="preserve">based on our </w:t>
      </w:r>
      <w:r w:rsidR="00DC6772" w:rsidRPr="00DA0547">
        <w:rPr>
          <w:rFonts w:asciiTheme="minorHAnsi" w:hAnsiTheme="minorHAnsi"/>
          <w:sz w:val="22"/>
          <w:szCs w:val="22"/>
        </w:rPr>
        <w:t>audits</w:t>
      </w:r>
      <w:r w:rsidRPr="00DA0547">
        <w:rPr>
          <w:rFonts w:asciiTheme="minorHAnsi" w:hAnsiTheme="minorHAnsi"/>
          <w:sz w:val="22"/>
          <w:szCs w:val="22"/>
        </w:rPr>
        <w:t>.</w:t>
      </w:r>
      <w:r w:rsidR="00CE471E" w:rsidRPr="00DA0547">
        <w:rPr>
          <w:rFonts w:asciiTheme="minorHAnsi" w:hAnsiTheme="minorHAnsi"/>
          <w:sz w:val="22"/>
          <w:szCs w:val="22"/>
        </w:rPr>
        <w:t xml:space="preserve"> </w:t>
      </w:r>
      <w:r w:rsidR="005F67F0" w:rsidRPr="00DA0547">
        <w:rPr>
          <w:rFonts w:asciiTheme="minorHAnsi" w:hAnsiTheme="minorHAnsi"/>
          <w:sz w:val="22"/>
          <w:szCs w:val="22"/>
        </w:rPr>
        <w:t xml:space="preserve">We are a public accounting firm registered with the Public Company Accounting Oversight Board (United States) (“PCAOB”) and are required to be independent with respect to the </w:t>
      </w:r>
      <w:r w:rsidR="00DC6772" w:rsidRPr="00DA0547">
        <w:rPr>
          <w:rFonts w:asciiTheme="minorHAnsi" w:hAnsiTheme="minorHAnsi"/>
          <w:sz w:val="22"/>
          <w:szCs w:val="22"/>
        </w:rPr>
        <w:t>Fund</w:t>
      </w:r>
      <w:r w:rsidR="005F67F0" w:rsidRPr="00DA0547">
        <w:rPr>
          <w:rFonts w:asciiTheme="minorHAnsi" w:hAnsiTheme="minorHAnsi"/>
          <w:sz w:val="22"/>
          <w:szCs w:val="22"/>
        </w:rPr>
        <w:t xml:space="preserve"> in accordance with the U.S. federal securities laws and the applicable rules and regulations of the Securities and Exchange Commission and the PCAOB. </w:t>
      </w:r>
    </w:p>
    <w:p w14:paraId="6E8CB053" w14:textId="77777777" w:rsidR="00A56AEC" w:rsidRPr="00DA0547" w:rsidRDefault="00A56AEC" w:rsidP="0018483B">
      <w:pPr>
        <w:jc w:val="both"/>
        <w:rPr>
          <w:rFonts w:asciiTheme="minorHAnsi" w:hAnsiTheme="minorHAnsi"/>
          <w:sz w:val="22"/>
          <w:szCs w:val="22"/>
        </w:rPr>
      </w:pPr>
    </w:p>
    <w:p w14:paraId="6E8CB054" w14:textId="61AF9644" w:rsidR="0034040C" w:rsidRDefault="00D403BB" w:rsidP="0018483B">
      <w:pPr>
        <w:jc w:val="both"/>
        <w:rPr>
          <w:rFonts w:asciiTheme="minorHAnsi" w:hAnsiTheme="minorHAnsi"/>
          <w:sz w:val="22"/>
          <w:szCs w:val="22"/>
        </w:rPr>
      </w:pPr>
      <w:r w:rsidRPr="00DA0547">
        <w:rPr>
          <w:rFonts w:asciiTheme="minorHAnsi" w:hAnsiTheme="minorHAnsi"/>
          <w:sz w:val="22"/>
          <w:szCs w:val="22"/>
        </w:rPr>
        <w:t xml:space="preserve">We conducted our </w:t>
      </w:r>
      <w:r w:rsidR="00DC6772" w:rsidRPr="00DA0547">
        <w:rPr>
          <w:rFonts w:asciiTheme="minorHAnsi" w:hAnsiTheme="minorHAnsi"/>
          <w:sz w:val="22"/>
          <w:szCs w:val="22"/>
        </w:rPr>
        <w:t>audits</w:t>
      </w:r>
      <w:r w:rsidR="007961CC" w:rsidRPr="00404479">
        <w:rPr>
          <w:rFonts w:asciiTheme="minorHAnsi" w:hAnsiTheme="minorHAnsi"/>
          <w:sz w:val="22"/>
          <w:szCs w:val="22"/>
        </w:rPr>
        <w:t xml:space="preserve"> in accordance with </w:t>
      </w:r>
      <w:r w:rsidR="00650813" w:rsidRPr="00404479">
        <w:rPr>
          <w:rFonts w:asciiTheme="minorHAnsi" w:hAnsiTheme="minorHAnsi"/>
          <w:sz w:val="22"/>
          <w:szCs w:val="22"/>
        </w:rPr>
        <w:t>the</w:t>
      </w:r>
      <w:r w:rsidR="007961CC" w:rsidRPr="00404479">
        <w:rPr>
          <w:rFonts w:asciiTheme="minorHAnsi" w:hAnsiTheme="minorHAnsi"/>
          <w:sz w:val="22"/>
          <w:szCs w:val="22"/>
        </w:rPr>
        <w:t xml:space="preserve"> standards </w:t>
      </w:r>
      <w:r w:rsidR="00650813" w:rsidRPr="00404479">
        <w:rPr>
          <w:rFonts w:asciiTheme="minorHAnsi" w:hAnsiTheme="minorHAnsi"/>
          <w:sz w:val="22"/>
          <w:szCs w:val="22"/>
        </w:rPr>
        <w:t>of the</w:t>
      </w:r>
      <w:r w:rsidR="005F67F0">
        <w:rPr>
          <w:rFonts w:asciiTheme="minorHAnsi" w:hAnsiTheme="minorHAnsi"/>
          <w:sz w:val="22"/>
          <w:szCs w:val="22"/>
        </w:rPr>
        <w:t xml:space="preserve"> PCAOB</w:t>
      </w:r>
      <w:r w:rsidR="00650813" w:rsidRPr="00404479">
        <w:rPr>
          <w:rFonts w:asciiTheme="minorHAnsi" w:hAnsiTheme="minorHAnsi"/>
          <w:sz w:val="22"/>
          <w:szCs w:val="22"/>
        </w:rPr>
        <w:t>.</w:t>
      </w:r>
      <w:r w:rsidR="007961CC" w:rsidRPr="00404479">
        <w:rPr>
          <w:rFonts w:asciiTheme="minorHAnsi" w:hAnsiTheme="minorHAnsi"/>
          <w:sz w:val="22"/>
          <w:szCs w:val="22"/>
        </w:rPr>
        <w:t xml:space="preserve"> Those standards require that we plan and perform the audit to obtain reasonable assurance about whether the financial statements are free of material misstatement</w:t>
      </w:r>
      <w:r w:rsidR="005F67F0">
        <w:rPr>
          <w:rFonts w:asciiTheme="minorHAnsi" w:hAnsiTheme="minorHAnsi"/>
          <w:sz w:val="22"/>
          <w:szCs w:val="22"/>
        </w:rPr>
        <w:t xml:space="preserve"> whether due to error or fraud</w:t>
      </w:r>
      <w:r w:rsidR="007961CC" w:rsidRPr="00404479">
        <w:rPr>
          <w:rFonts w:asciiTheme="minorHAnsi" w:hAnsiTheme="minorHAnsi"/>
          <w:sz w:val="22"/>
          <w:szCs w:val="22"/>
        </w:rPr>
        <w:t>.</w:t>
      </w:r>
    </w:p>
    <w:p w14:paraId="6E8CB055" w14:textId="77777777" w:rsidR="0034040C" w:rsidRDefault="0034040C" w:rsidP="0018483B">
      <w:pPr>
        <w:jc w:val="both"/>
        <w:rPr>
          <w:rFonts w:asciiTheme="minorHAnsi" w:hAnsiTheme="minorHAnsi"/>
          <w:sz w:val="22"/>
          <w:szCs w:val="22"/>
        </w:rPr>
      </w:pPr>
    </w:p>
    <w:p w14:paraId="6E8CB05A" w14:textId="74BF91C7" w:rsidR="00D72611" w:rsidRPr="00902099" w:rsidRDefault="0034040C" w:rsidP="00D90CCC">
      <w:pPr>
        <w:jc w:val="both"/>
        <w:rPr>
          <w:rFonts w:asciiTheme="minorHAnsi" w:hAnsiTheme="minorHAnsi"/>
          <w:sz w:val="22"/>
          <w:szCs w:val="22"/>
        </w:rPr>
      </w:pPr>
      <w:r w:rsidRPr="00902099">
        <w:rPr>
          <w:rFonts w:asciiTheme="minorHAnsi" w:hAnsiTheme="minorHAnsi"/>
          <w:sz w:val="22"/>
          <w:szCs w:val="22"/>
        </w:rPr>
        <w:t>Our</w:t>
      </w:r>
      <w:r w:rsidR="007961CC" w:rsidRPr="00902099">
        <w:rPr>
          <w:rFonts w:asciiTheme="minorHAnsi" w:hAnsiTheme="minorHAnsi"/>
          <w:sz w:val="22"/>
          <w:szCs w:val="22"/>
        </w:rPr>
        <w:t xml:space="preserve"> </w:t>
      </w:r>
      <w:r w:rsidR="00DC6772" w:rsidRPr="00902099">
        <w:rPr>
          <w:rFonts w:asciiTheme="minorHAnsi" w:hAnsiTheme="minorHAnsi"/>
          <w:sz w:val="22"/>
          <w:szCs w:val="22"/>
        </w:rPr>
        <w:t xml:space="preserve">audits </w:t>
      </w:r>
      <w:r w:rsidR="007961CC" w:rsidRPr="00902099">
        <w:rPr>
          <w:rFonts w:asciiTheme="minorHAnsi" w:hAnsiTheme="minorHAnsi"/>
          <w:sz w:val="22"/>
          <w:szCs w:val="22"/>
        </w:rPr>
        <w:t>include</w:t>
      </w:r>
      <w:r w:rsidR="00F67D96" w:rsidRPr="00902099">
        <w:rPr>
          <w:rFonts w:asciiTheme="minorHAnsi" w:hAnsiTheme="minorHAnsi"/>
          <w:sz w:val="22"/>
          <w:szCs w:val="22"/>
        </w:rPr>
        <w:t>d</w:t>
      </w:r>
      <w:r w:rsidR="007961CC" w:rsidRPr="00902099">
        <w:rPr>
          <w:rFonts w:asciiTheme="minorHAnsi" w:hAnsiTheme="minorHAnsi"/>
          <w:sz w:val="22"/>
          <w:szCs w:val="22"/>
        </w:rPr>
        <w:t xml:space="preserve"> </w:t>
      </w:r>
      <w:r w:rsidRPr="00902099">
        <w:rPr>
          <w:rFonts w:asciiTheme="minorHAnsi" w:hAnsiTheme="minorHAnsi"/>
          <w:sz w:val="22"/>
          <w:szCs w:val="22"/>
        </w:rPr>
        <w:t>performing procedures to assess the risks of material misstatement of the financial statements, whether due to error or fraud, and performing procedures t</w:t>
      </w:r>
      <w:r w:rsidR="00D72611" w:rsidRPr="00902099">
        <w:rPr>
          <w:rFonts w:asciiTheme="minorHAnsi" w:hAnsiTheme="minorHAnsi"/>
          <w:sz w:val="22"/>
          <w:szCs w:val="22"/>
        </w:rPr>
        <w:t xml:space="preserve">hat respond to those risks. </w:t>
      </w:r>
      <w:r w:rsidR="009E4858" w:rsidRPr="00902099">
        <w:rPr>
          <w:rFonts w:asciiTheme="minorHAnsi" w:hAnsiTheme="minorHAnsi"/>
          <w:sz w:val="22"/>
          <w:szCs w:val="22"/>
        </w:rPr>
        <w:t>Such</w:t>
      </w:r>
      <w:r w:rsidRPr="00902099">
        <w:rPr>
          <w:rFonts w:asciiTheme="minorHAnsi" w:hAnsiTheme="minorHAnsi"/>
          <w:sz w:val="22"/>
          <w:szCs w:val="22"/>
        </w:rPr>
        <w:t xml:space="preserve"> procedures include</w:t>
      </w:r>
      <w:r w:rsidR="00F67D96" w:rsidRPr="00902099">
        <w:rPr>
          <w:rFonts w:asciiTheme="minorHAnsi" w:hAnsiTheme="minorHAnsi"/>
          <w:sz w:val="22"/>
          <w:szCs w:val="22"/>
        </w:rPr>
        <w:t>d</w:t>
      </w:r>
      <w:r w:rsidRPr="00902099">
        <w:rPr>
          <w:rFonts w:asciiTheme="minorHAnsi" w:hAnsiTheme="minorHAnsi"/>
          <w:sz w:val="22"/>
          <w:szCs w:val="22"/>
        </w:rPr>
        <w:t xml:space="preserve"> </w:t>
      </w:r>
      <w:r w:rsidR="007961CC" w:rsidRPr="00902099">
        <w:rPr>
          <w:rFonts w:asciiTheme="minorHAnsi" w:hAnsiTheme="minorHAnsi"/>
          <w:sz w:val="22"/>
          <w:szCs w:val="22"/>
        </w:rPr>
        <w:t xml:space="preserve">examining, on a test basis, evidence </w:t>
      </w:r>
      <w:r w:rsidRPr="00902099">
        <w:rPr>
          <w:rFonts w:asciiTheme="minorHAnsi" w:hAnsiTheme="minorHAnsi"/>
          <w:sz w:val="22"/>
          <w:szCs w:val="22"/>
        </w:rPr>
        <w:t xml:space="preserve">regarding </w:t>
      </w:r>
      <w:r w:rsidR="007961CC" w:rsidRPr="00902099">
        <w:rPr>
          <w:rFonts w:asciiTheme="minorHAnsi" w:hAnsiTheme="minorHAnsi"/>
          <w:sz w:val="22"/>
          <w:szCs w:val="22"/>
        </w:rPr>
        <w:t>the amounts and disclosures in the financial statements</w:t>
      </w:r>
      <w:r w:rsidR="00F67D96" w:rsidRPr="00902099">
        <w:rPr>
          <w:rFonts w:asciiTheme="minorHAnsi" w:hAnsiTheme="minorHAnsi"/>
          <w:sz w:val="22"/>
          <w:szCs w:val="22"/>
        </w:rPr>
        <w:t xml:space="preserve">. </w:t>
      </w:r>
      <w:bookmarkStart w:id="0" w:name="_Hlk64358579"/>
      <w:r w:rsidR="00F67D96" w:rsidRPr="00902099">
        <w:rPr>
          <w:rFonts w:asciiTheme="minorHAnsi" w:hAnsiTheme="minorHAnsi"/>
          <w:sz w:val="22"/>
          <w:szCs w:val="22"/>
        </w:rPr>
        <w:t xml:space="preserve">Our procedures included </w:t>
      </w:r>
      <w:r w:rsidR="007961CC" w:rsidRPr="00902099">
        <w:rPr>
          <w:rFonts w:asciiTheme="minorHAnsi" w:hAnsiTheme="minorHAnsi"/>
          <w:sz w:val="22"/>
          <w:szCs w:val="22"/>
        </w:rPr>
        <w:t xml:space="preserve">confirmation of </w:t>
      </w:r>
      <w:r w:rsidR="00063DBE" w:rsidRPr="00902099">
        <w:rPr>
          <w:rFonts w:asciiTheme="minorHAnsi" w:hAnsiTheme="minorHAnsi"/>
          <w:sz w:val="22"/>
          <w:szCs w:val="22"/>
        </w:rPr>
        <w:t>securities</w:t>
      </w:r>
      <w:r w:rsidR="007961CC" w:rsidRPr="00902099">
        <w:rPr>
          <w:rFonts w:asciiTheme="minorHAnsi" w:hAnsiTheme="minorHAnsi"/>
          <w:sz w:val="22"/>
          <w:szCs w:val="22"/>
        </w:rPr>
        <w:t xml:space="preserve"> </w:t>
      </w:r>
      <w:r w:rsidR="004E1984" w:rsidRPr="00902099">
        <w:rPr>
          <w:rFonts w:asciiTheme="minorHAnsi" w:hAnsiTheme="minorHAnsi"/>
          <w:sz w:val="22"/>
          <w:szCs w:val="22"/>
        </w:rPr>
        <w:t>owned</w:t>
      </w:r>
      <w:r w:rsidR="007961CC" w:rsidRPr="00902099">
        <w:rPr>
          <w:rFonts w:asciiTheme="minorHAnsi" w:hAnsiTheme="minorHAnsi"/>
          <w:sz w:val="22"/>
          <w:szCs w:val="22"/>
        </w:rPr>
        <w:t xml:space="preserve"> as of </w:t>
      </w:r>
      <w:r w:rsidR="00DA0547" w:rsidRPr="00902099">
        <w:rPr>
          <w:rFonts w:asciiTheme="minorHAnsi" w:hAnsiTheme="minorHAnsi"/>
          <w:sz w:val="22"/>
          <w:szCs w:val="22"/>
        </w:rPr>
        <w:t>October 31, 2025</w:t>
      </w:r>
      <w:r w:rsidR="007D1897" w:rsidRPr="00902099">
        <w:rPr>
          <w:rFonts w:asciiTheme="minorHAnsi" w:hAnsiTheme="minorHAnsi"/>
          <w:sz w:val="22"/>
          <w:szCs w:val="22"/>
        </w:rPr>
        <w:t>,</w:t>
      </w:r>
      <w:r w:rsidR="007961CC" w:rsidRPr="00902099">
        <w:rPr>
          <w:rFonts w:asciiTheme="minorHAnsi" w:hAnsiTheme="minorHAnsi"/>
          <w:sz w:val="22"/>
          <w:szCs w:val="22"/>
        </w:rPr>
        <w:t xml:space="preserve"> by correspondence with the </w:t>
      </w:r>
      <w:bookmarkStart w:id="1" w:name="_Hlk64359158"/>
      <w:r w:rsidR="007961CC" w:rsidRPr="00902099">
        <w:rPr>
          <w:rFonts w:asciiTheme="minorHAnsi" w:hAnsiTheme="minorHAnsi"/>
          <w:sz w:val="22"/>
          <w:szCs w:val="22"/>
        </w:rPr>
        <w:t>custodian</w:t>
      </w:r>
      <w:r w:rsidR="00DA0547" w:rsidRPr="00902099">
        <w:rPr>
          <w:rFonts w:asciiTheme="minorHAnsi" w:hAnsiTheme="minorHAnsi"/>
          <w:sz w:val="22"/>
          <w:szCs w:val="22"/>
        </w:rPr>
        <w:t xml:space="preserve">. </w:t>
      </w:r>
      <w:bookmarkEnd w:id="0"/>
      <w:bookmarkEnd w:id="1"/>
      <w:r w:rsidRPr="00902099">
        <w:rPr>
          <w:rFonts w:asciiTheme="minorHAnsi" w:hAnsiTheme="minorHAnsi"/>
          <w:sz w:val="22"/>
          <w:szCs w:val="22"/>
        </w:rPr>
        <w:t xml:space="preserve">Our </w:t>
      </w:r>
      <w:r w:rsidR="000B22CD" w:rsidRPr="00902099">
        <w:rPr>
          <w:rFonts w:asciiTheme="minorHAnsi" w:hAnsiTheme="minorHAnsi"/>
          <w:sz w:val="22"/>
          <w:szCs w:val="22"/>
        </w:rPr>
        <w:t>audit</w:t>
      </w:r>
      <w:r w:rsidRPr="00902099">
        <w:rPr>
          <w:rFonts w:asciiTheme="minorHAnsi" w:hAnsiTheme="minorHAnsi"/>
          <w:sz w:val="22"/>
          <w:szCs w:val="22"/>
        </w:rPr>
        <w:t>s</w:t>
      </w:r>
      <w:r w:rsidR="007961CC" w:rsidRPr="00902099">
        <w:rPr>
          <w:rFonts w:asciiTheme="minorHAnsi" w:hAnsiTheme="minorHAnsi"/>
          <w:sz w:val="22"/>
          <w:szCs w:val="22"/>
        </w:rPr>
        <w:t xml:space="preserve"> also include</w:t>
      </w:r>
      <w:r w:rsidRPr="00902099">
        <w:rPr>
          <w:rFonts w:asciiTheme="minorHAnsi" w:hAnsiTheme="minorHAnsi"/>
          <w:sz w:val="22"/>
          <w:szCs w:val="22"/>
        </w:rPr>
        <w:t xml:space="preserve">d evaluating the </w:t>
      </w:r>
      <w:r w:rsidR="007961CC" w:rsidRPr="00902099">
        <w:rPr>
          <w:rFonts w:asciiTheme="minorHAnsi" w:hAnsiTheme="minorHAnsi"/>
          <w:sz w:val="22"/>
          <w:szCs w:val="22"/>
        </w:rPr>
        <w:t>accounting principles used and significant estimates made by management, as well as evaluating the overall</w:t>
      </w:r>
      <w:r w:rsidRPr="00902099">
        <w:rPr>
          <w:rFonts w:asciiTheme="minorHAnsi" w:hAnsiTheme="minorHAnsi"/>
          <w:sz w:val="22"/>
          <w:szCs w:val="22"/>
        </w:rPr>
        <w:t xml:space="preserve"> presentation of the financial statements</w:t>
      </w:r>
      <w:r w:rsidR="007961CC" w:rsidRPr="00902099">
        <w:rPr>
          <w:rFonts w:asciiTheme="minorHAnsi" w:hAnsiTheme="minorHAnsi"/>
          <w:sz w:val="22"/>
          <w:szCs w:val="22"/>
        </w:rPr>
        <w:t xml:space="preserve">. We believe that our </w:t>
      </w:r>
      <w:r w:rsidR="00DC6772" w:rsidRPr="00902099">
        <w:rPr>
          <w:rFonts w:asciiTheme="minorHAnsi" w:hAnsiTheme="minorHAnsi"/>
          <w:sz w:val="22"/>
          <w:szCs w:val="22"/>
        </w:rPr>
        <w:t>audits</w:t>
      </w:r>
      <w:r w:rsidR="007961CC" w:rsidRPr="00902099">
        <w:rPr>
          <w:rFonts w:asciiTheme="minorHAnsi" w:hAnsiTheme="minorHAnsi"/>
          <w:sz w:val="22"/>
          <w:szCs w:val="22"/>
        </w:rPr>
        <w:t xml:space="preserve"> provide a reasonable basis for our opinion</w:t>
      </w:r>
      <w:r w:rsidR="00D72611" w:rsidRPr="00902099">
        <w:rPr>
          <w:rFonts w:asciiTheme="minorHAnsi" w:hAnsiTheme="minorHAnsi"/>
          <w:sz w:val="22"/>
          <w:szCs w:val="22"/>
        </w:rPr>
        <w:t>.</w:t>
      </w:r>
    </w:p>
    <w:p w14:paraId="505CA027" w14:textId="61BABA90" w:rsidR="00AC04F1" w:rsidRPr="00902099" w:rsidRDefault="00AC04F1" w:rsidP="0018483B">
      <w:pPr>
        <w:jc w:val="both"/>
        <w:rPr>
          <w:rFonts w:asciiTheme="minorHAnsi" w:hAnsiTheme="minorHAnsi"/>
          <w:sz w:val="22"/>
          <w:szCs w:val="22"/>
        </w:rPr>
      </w:pPr>
    </w:p>
    <w:p w14:paraId="6E8CB05C" w14:textId="09816791" w:rsidR="007961CC" w:rsidRPr="0034040C" w:rsidRDefault="00477DBA" w:rsidP="0018483B">
      <w:pPr>
        <w:jc w:val="both"/>
        <w:rPr>
          <w:rFonts w:asciiTheme="minorHAnsi" w:hAnsiTheme="minorHAnsi"/>
          <w:b/>
          <w:sz w:val="22"/>
          <w:szCs w:val="22"/>
        </w:rPr>
      </w:pPr>
      <w:ins w:id="2" w:author="Mallory Gillespie" w:date="2025-12-23T14:23:00Z" w16du:dateUtc="2025-12-23T19:23:00Z">
        <w:r>
          <w:rPr>
            <w:rFonts w:asciiTheme="minorHAnsi" w:hAnsiTheme="minorHAnsi"/>
            <w:noProof/>
            <w:sz w:val="22"/>
            <w:szCs w:val="22"/>
          </w:rPr>
          <w:drawing>
            <wp:anchor distT="0" distB="0" distL="114300" distR="114300" simplePos="0" relativeHeight="251658240" behindDoc="1" locked="0" layoutInCell="1" allowOverlap="1" wp14:anchorId="0B55ABCF" wp14:editId="23FCDEE9">
              <wp:simplePos x="0" y="0"/>
              <wp:positionH relativeFrom="margin">
                <wp:align>left</wp:align>
              </wp:positionH>
              <wp:positionV relativeFrom="paragraph">
                <wp:posOffset>110702</wp:posOffset>
              </wp:positionV>
              <wp:extent cx="1998133" cy="603970"/>
              <wp:effectExtent l="0" t="0" r="2540" b="5715"/>
              <wp:wrapNone/>
              <wp:docPr id="749813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998133" cy="603970"/>
                      </a:xfrm>
                      <a:prstGeom prst="rect">
                        <a:avLst/>
                      </a:prstGeom>
                      <a:noFill/>
                      <a:ln>
                        <a:noFill/>
                      </a:ln>
                    </pic:spPr>
                  </pic:pic>
                </a:graphicData>
              </a:graphic>
              <wp14:sizeRelH relativeFrom="margin">
                <wp14:pctWidth>0</wp14:pctWidth>
              </wp14:sizeRelH>
              <wp14:sizeRelV relativeFrom="margin">
                <wp14:pctHeight>0</wp14:pctHeight>
              </wp14:sizeRelV>
            </wp:anchor>
          </w:drawing>
        </w:r>
      </w:ins>
      <w:r w:rsidR="0034040C" w:rsidRPr="00902099">
        <w:rPr>
          <w:rFonts w:asciiTheme="minorHAnsi" w:hAnsiTheme="minorHAnsi"/>
          <w:sz w:val="22"/>
          <w:szCs w:val="22"/>
        </w:rPr>
        <w:t xml:space="preserve">We have served as the </w:t>
      </w:r>
      <w:r w:rsidR="00DA0547" w:rsidRPr="00902099">
        <w:rPr>
          <w:rFonts w:asciiTheme="minorHAnsi" w:hAnsiTheme="minorHAnsi"/>
          <w:sz w:val="22"/>
          <w:szCs w:val="22"/>
        </w:rPr>
        <w:t>Fund’s</w:t>
      </w:r>
      <w:r w:rsidR="0034040C" w:rsidRPr="00902099">
        <w:rPr>
          <w:rFonts w:asciiTheme="minorHAnsi" w:hAnsiTheme="minorHAnsi"/>
          <w:sz w:val="22"/>
          <w:szCs w:val="22"/>
        </w:rPr>
        <w:t xml:space="preserve"> auditor since </w:t>
      </w:r>
      <w:r w:rsidR="00DA0547" w:rsidRPr="00902099">
        <w:rPr>
          <w:rFonts w:asciiTheme="minorHAnsi" w:hAnsiTheme="minorHAnsi"/>
          <w:sz w:val="22"/>
          <w:szCs w:val="22"/>
        </w:rPr>
        <w:t>2009</w:t>
      </w:r>
      <w:r w:rsidR="00481E94" w:rsidRPr="00902099">
        <w:rPr>
          <w:rFonts w:asciiTheme="minorHAnsi" w:hAnsiTheme="minorHAnsi"/>
          <w:sz w:val="22"/>
          <w:szCs w:val="22"/>
        </w:rPr>
        <w:t>.</w:t>
      </w:r>
    </w:p>
    <w:p w14:paraId="6E8CB05D" w14:textId="402B27F0" w:rsidR="00E901EB" w:rsidRDefault="00E901EB" w:rsidP="0018483B">
      <w:pPr>
        <w:jc w:val="both"/>
        <w:rPr>
          <w:rFonts w:asciiTheme="minorHAnsi" w:hAnsiTheme="minorHAnsi"/>
          <w:sz w:val="22"/>
          <w:szCs w:val="22"/>
        </w:rPr>
      </w:pPr>
    </w:p>
    <w:p w14:paraId="53113415" w14:textId="08B4572F" w:rsidR="00902099" w:rsidRDefault="00902099" w:rsidP="0018483B">
      <w:pPr>
        <w:jc w:val="both"/>
        <w:rPr>
          <w:rFonts w:asciiTheme="minorHAnsi" w:hAnsiTheme="minorHAnsi"/>
          <w:sz w:val="22"/>
          <w:szCs w:val="22"/>
        </w:rPr>
      </w:pPr>
    </w:p>
    <w:p w14:paraId="6FE4B5B2" w14:textId="51EA1540" w:rsidR="00902099" w:rsidRPr="00404479" w:rsidRDefault="00902099" w:rsidP="0018483B">
      <w:pPr>
        <w:jc w:val="both"/>
        <w:rPr>
          <w:rFonts w:asciiTheme="minorHAnsi" w:hAnsiTheme="minorHAnsi"/>
          <w:sz w:val="22"/>
          <w:szCs w:val="22"/>
        </w:rPr>
      </w:pPr>
    </w:p>
    <w:p w14:paraId="6E8CB05E" w14:textId="77777777" w:rsidR="00233BEA" w:rsidRPr="00404479" w:rsidRDefault="00233BEA" w:rsidP="0018483B">
      <w:pPr>
        <w:jc w:val="both"/>
        <w:rPr>
          <w:rFonts w:asciiTheme="minorHAnsi" w:hAnsiTheme="minorHAnsi"/>
          <w:sz w:val="22"/>
          <w:szCs w:val="22"/>
        </w:rPr>
      </w:pPr>
      <w:r w:rsidRPr="00404479">
        <w:rPr>
          <w:rFonts w:asciiTheme="minorHAnsi" w:hAnsiTheme="minorHAnsi"/>
          <w:sz w:val="22"/>
          <w:szCs w:val="22"/>
        </w:rPr>
        <w:t xml:space="preserve">COHEN </w:t>
      </w:r>
      <w:r w:rsidR="00404479">
        <w:rPr>
          <w:rFonts w:asciiTheme="minorHAnsi" w:hAnsiTheme="minorHAnsi"/>
          <w:sz w:val="22"/>
          <w:szCs w:val="22"/>
        </w:rPr>
        <w:t>&amp; COMPANY</w:t>
      </w:r>
      <w:r w:rsidRPr="00404479">
        <w:rPr>
          <w:rFonts w:asciiTheme="minorHAnsi" w:hAnsiTheme="minorHAnsi"/>
          <w:sz w:val="22"/>
          <w:szCs w:val="22"/>
        </w:rPr>
        <w:t>, LTD.</w:t>
      </w:r>
    </w:p>
    <w:p w14:paraId="1152CC33" w14:textId="46356542" w:rsidR="00DA0547" w:rsidRPr="00DA0547" w:rsidRDefault="00DA0547" w:rsidP="00DA0547">
      <w:pPr>
        <w:jc w:val="both"/>
        <w:rPr>
          <w:rFonts w:asciiTheme="minorHAnsi" w:hAnsiTheme="minorHAnsi"/>
          <w:sz w:val="22"/>
          <w:szCs w:val="22"/>
        </w:rPr>
      </w:pPr>
      <w:r w:rsidRPr="00DA0547">
        <w:rPr>
          <w:rFonts w:asciiTheme="minorHAnsi" w:hAnsiTheme="minorHAnsi"/>
          <w:sz w:val="22"/>
          <w:szCs w:val="22"/>
        </w:rPr>
        <w:t>Cleveland, Ohio</w:t>
      </w:r>
    </w:p>
    <w:p w14:paraId="63E8FCEF" w14:textId="5B0ED89A" w:rsidR="007C313A" w:rsidRPr="007C313A" w:rsidRDefault="00DA0547" w:rsidP="0018483B">
      <w:pPr>
        <w:jc w:val="both"/>
        <w:rPr>
          <w:rFonts w:asciiTheme="minorHAnsi" w:hAnsiTheme="minorHAnsi" w:cstheme="minorHAnsi"/>
          <w:sz w:val="22"/>
          <w:szCs w:val="22"/>
          <w:highlight w:val="lightGray"/>
        </w:rPr>
      </w:pPr>
      <w:r w:rsidRPr="00902099">
        <w:rPr>
          <w:rFonts w:asciiTheme="minorHAnsi" w:hAnsiTheme="minorHAnsi"/>
          <w:sz w:val="22"/>
          <w:szCs w:val="22"/>
        </w:rPr>
        <w:t xml:space="preserve">December </w:t>
      </w:r>
      <w:r w:rsidR="00412BF4">
        <w:rPr>
          <w:rFonts w:asciiTheme="minorHAnsi" w:hAnsiTheme="minorHAnsi"/>
          <w:sz w:val="22"/>
          <w:szCs w:val="22"/>
        </w:rPr>
        <w:t>26</w:t>
      </w:r>
      <w:r w:rsidRPr="00902099">
        <w:rPr>
          <w:rFonts w:asciiTheme="minorHAnsi" w:hAnsiTheme="minorHAnsi"/>
          <w:sz w:val="22"/>
          <w:szCs w:val="22"/>
        </w:rPr>
        <w:t>, 2025</w:t>
      </w:r>
    </w:p>
    <w:sectPr w:rsidR="007C313A" w:rsidRPr="007C313A" w:rsidSect="00BA59C9">
      <w:headerReference w:type="even" r:id="rId11"/>
      <w:headerReference w:type="default" r:id="rId12"/>
      <w:footerReference w:type="even" r:id="rId13"/>
      <w:footerReference w:type="default" r:id="rId14"/>
      <w:headerReference w:type="first" r:id="rId15"/>
      <w:footerReference w:type="first" r:id="rId16"/>
      <w:endnotePr>
        <w:numFmt w:val="decimal"/>
      </w:endnotePr>
      <w:pgSz w:w="12240" w:h="15840"/>
      <w:pgMar w:top="1728" w:right="1080" w:bottom="1440" w:left="979" w:header="720" w:footer="720"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64EFB9" w14:textId="77777777" w:rsidR="00E30B2D" w:rsidRDefault="00E30B2D">
      <w:r>
        <w:separator/>
      </w:r>
    </w:p>
  </w:endnote>
  <w:endnote w:type="continuationSeparator" w:id="0">
    <w:p w14:paraId="3C4B9A55" w14:textId="77777777" w:rsidR="00E30B2D" w:rsidRDefault="00E30B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Letter Gothic">
    <w:altName w:val="Courier New"/>
    <w:panose1 w:val="00000000000000000000"/>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463283" w14:textId="77777777" w:rsidR="001F6AE0" w:rsidRDefault="001F6AE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67AA59" w14:textId="77777777" w:rsidR="001F6AE0" w:rsidRDefault="001F6AE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4D8D76" w14:textId="77777777" w:rsidR="001F6AE0" w:rsidRDefault="001F6AE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5C1936" w14:textId="77777777" w:rsidR="00E30B2D" w:rsidRDefault="00E30B2D">
      <w:r>
        <w:separator/>
      </w:r>
    </w:p>
  </w:footnote>
  <w:footnote w:type="continuationSeparator" w:id="0">
    <w:p w14:paraId="287797CF" w14:textId="77777777" w:rsidR="00E30B2D" w:rsidRDefault="00E30B2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3CD220" w14:textId="77777777" w:rsidR="001F6AE0" w:rsidRDefault="001F6AE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CD6E86" w14:textId="77777777" w:rsidR="001F6AE0" w:rsidRDefault="001F6AE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928236" w14:textId="77777777" w:rsidR="001F6AE0" w:rsidRDefault="001F6AE0">
    <w:pPr>
      <w:pStyle w:val="Header"/>
    </w:pPr>
  </w:p>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llory Gillespie">
    <w15:presenceInfo w15:providerId="AD" w15:userId="S::mgillespie@cohenco.com::8d7d4178-4d03-4217-a2c0-990d9a235bd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revisionView w:markup="0"/>
  <w:trackRevisions/>
  <w:doNotTrackFormatting/>
  <w:documentProtection w:edit="readOnly" w:enforcement="0"/>
  <w:defaultTabStop w:val="72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hdrShapeDefaults>
    <o:shapedefaults v:ext="edit" spidmax="2050"/>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3D41"/>
    <w:rsid w:val="0000709D"/>
    <w:rsid w:val="0001198B"/>
    <w:rsid w:val="00013A48"/>
    <w:rsid w:val="00031BBF"/>
    <w:rsid w:val="00034750"/>
    <w:rsid w:val="00061B1A"/>
    <w:rsid w:val="000630EF"/>
    <w:rsid w:val="00063DBE"/>
    <w:rsid w:val="000658A8"/>
    <w:rsid w:val="0006642B"/>
    <w:rsid w:val="000951E6"/>
    <w:rsid w:val="000A1FE9"/>
    <w:rsid w:val="000A41E0"/>
    <w:rsid w:val="000B22CD"/>
    <w:rsid w:val="000B6400"/>
    <w:rsid w:val="000B6891"/>
    <w:rsid w:val="000C0700"/>
    <w:rsid w:val="000C260E"/>
    <w:rsid w:val="000C6300"/>
    <w:rsid w:val="000D04E5"/>
    <w:rsid w:val="000E043A"/>
    <w:rsid w:val="000E151B"/>
    <w:rsid w:val="000F60C9"/>
    <w:rsid w:val="0012658E"/>
    <w:rsid w:val="00137CA3"/>
    <w:rsid w:val="00140137"/>
    <w:rsid w:val="00146F05"/>
    <w:rsid w:val="00156D12"/>
    <w:rsid w:val="00160AAA"/>
    <w:rsid w:val="001730A0"/>
    <w:rsid w:val="0017389B"/>
    <w:rsid w:val="00177F2B"/>
    <w:rsid w:val="001846B0"/>
    <w:rsid w:val="0018483B"/>
    <w:rsid w:val="00191109"/>
    <w:rsid w:val="001A1F69"/>
    <w:rsid w:val="001A53BE"/>
    <w:rsid w:val="001C3CA1"/>
    <w:rsid w:val="001D6280"/>
    <w:rsid w:val="001E11FD"/>
    <w:rsid w:val="001E31DA"/>
    <w:rsid w:val="001E6CDB"/>
    <w:rsid w:val="001F386F"/>
    <w:rsid w:val="001F6AE0"/>
    <w:rsid w:val="00211D70"/>
    <w:rsid w:val="00216FB3"/>
    <w:rsid w:val="002175E7"/>
    <w:rsid w:val="00217AE7"/>
    <w:rsid w:val="00221192"/>
    <w:rsid w:val="00233BEA"/>
    <w:rsid w:val="00236A64"/>
    <w:rsid w:val="00240497"/>
    <w:rsid w:val="00266790"/>
    <w:rsid w:val="002857BA"/>
    <w:rsid w:val="002954D6"/>
    <w:rsid w:val="002A46C9"/>
    <w:rsid w:val="002B0A35"/>
    <w:rsid w:val="002B379A"/>
    <w:rsid w:val="002C3906"/>
    <w:rsid w:val="002C4DC8"/>
    <w:rsid w:val="002D387A"/>
    <w:rsid w:val="002E0C18"/>
    <w:rsid w:val="002E7BCA"/>
    <w:rsid w:val="002F3899"/>
    <w:rsid w:val="0034040C"/>
    <w:rsid w:val="0034265C"/>
    <w:rsid w:val="00361F68"/>
    <w:rsid w:val="003673BD"/>
    <w:rsid w:val="00382665"/>
    <w:rsid w:val="003A5A43"/>
    <w:rsid w:val="003B2256"/>
    <w:rsid w:val="003C7B42"/>
    <w:rsid w:val="003D7FD4"/>
    <w:rsid w:val="003F0987"/>
    <w:rsid w:val="003F4A4C"/>
    <w:rsid w:val="003F532A"/>
    <w:rsid w:val="00404479"/>
    <w:rsid w:val="00410599"/>
    <w:rsid w:val="00412BF4"/>
    <w:rsid w:val="00415AF5"/>
    <w:rsid w:val="00416B5C"/>
    <w:rsid w:val="0043165B"/>
    <w:rsid w:val="00443CE8"/>
    <w:rsid w:val="00456DCB"/>
    <w:rsid w:val="00477DBA"/>
    <w:rsid w:val="00481E94"/>
    <w:rsid w:val="00491C77"/>
    <w:rsid w:val="00495A01"/>
    <w:rsid w:val="0049704A"/>
    <w:rsid w:val="00497AD1"/>
    <w:rsid w:val="004A281E"/>
    <w:rsid w:val="004A412E"/>
    <w:rsid w:val="004B23AC"/>
    <w:rsid w:val="004B251C"/>
    <w:rsid w:val="004B43BE"/>
    <w:rsid w:val="004C2A0F"/>
    <w:rsid w:val="004C4488"/>
    <w:rsid w:val="004C5720"/>
    <w:rsid w:val="004D65C9"/>
    <w:rsid w:val="004E1984"/>
    <w:rsid w:val="0050502C"/>
    <w:rsid w:val="00524687"/>
    <w:rsid w:val="00525F34"/>
    <w:rsid w:val="00526109"/>
    <w:rsid w:val="0057410F"/>
    <w:rsid w:val="005764BF"/>
    <w:rsid w:val="00580E52"/>
    <w:rsid w:val="00591296"/>
    <w:rsid w:val="005B19FE"/>
    <w:rsid w:val="005B512C"/>
    <w:rsid w:val="005D07D8"/>
    <w:rsid w:val="005D2D1F"/>
    <w:rsid w:val="005D4104"/>
    <w:rsid w:val="005D6FBC"/>
    <w:rsid w:val="005E7FE2"/>
    <w:rsid w:val="005F1621"/>
    <w:rsid w:val="005F529D"/>
    <w:rsid w:val="005F67F0"/>
    <w:rsid w:val="0060179E"/>
    <w:rsid w:val="00630D50"/>
    <w:rsid w:val="00636274"/>
    <w:rsid w:val="006406D8"/>
    <w:rsid w:val="006423A7"/>
    <w:rsid w:val="00644480"/>
    <w:rsid w:val="00650813"/>
    <w:rsid w:val="00652C88"/>
    <w:rsid w:val="00652ECD"/>
    <w:rsid w:val="00661D10"/>
    <w:rsid w:val="006746A0"/>
    <w:rsid w:val="00683851"/>
    <w:rsid w:val="0069091B"/>
    <w:rsid w:val="006A16EE"/>
    <w:rsid w:val="006D1151"/>
    <w:rsid w:val="006D6F38"/>
    <w:rsid w:val="006E76FF"/>
    <w:rsid w:val="006F3C2E"/>
    <w:rsid w:val="006F724E"/>
    <w:rsid w:val="007020DE"/>
    <w:rsid w:val="007035E4"/>
    <w:rsid w:val="00711D66"/>
    <w:rsid w:val="00722793"/>
    <w:rsid w:val="00723864"/>
    <w:rsid w:val="007244B6"/>
    <w:rsid w:val="00724F65"/>
    <w:rsid w:val="00755B7E"/>
    <w:rsid w:val="00760B83"/>
    <w:rsid w:val="007652A6"/>
    <w:rsid w:val="00781286"/>
    <w:rsid w:val="00786C7C"/>
    <w:rsid w:val="007961CC"/>
    <w:rsid w:val="007B485C"/>
    <w:rsid w:val="007C313A"/>
    <w:rsid w:val="007C3731"/>
    <w:rsid w:val="007D1897"/>
    <w:rsid w:val="007E3B88"/>
    <w:rsid w:val="00812037"/>
    <w:rsid w:val="00825AF4"/>
    <w:rsid w:val="00831A88"/>
    <w:rsid w:val="00833D41"/>
    <w:rsid w:val="00840B75"/>
    <w:rsid w:val="00851459"/>
    <w:rsid w:val="00857C85"/>
    <w:rsid w:val="0086243E"/>
    <w:rsid w:val="00863ADB"/>
    <w:rsid w:val="00880FAE"/>
    <w:rsid w:val="008874ED"/>
    <w:rsid w:val="00891838"/>
    <w:rsid w:val="008A7CFB"/>
    <w:rsid w:val="008B1016"/>
    <w:rsid w:val="008B37AF"/>
    <w:rsid w:val="008E20B5"/>
    <w:rsid w:val="008E4043"/>
    <w:rsid w:val="008E44C2"/>
    <w:rsid w:val="008F216A"/>
    <w:rsid w:val="00902099"/>
    <w:rsid w:val="009038A7"/>
    <w:rsid w:val="00910923"/>
    <w:rsid w:val="009139D1"/>
    <w:rsid w:val="00920023"/>
    <w:rsid w:val="00926A14"/>
    <w:rsid w:val="00932BB2"/>
    <w:rsid w:val="00936534"/>
    <w:rsid w:val="0093741E"/>
    <w:rsid w:val="00943BD4"/>
    <w:rsid w:val="00952673"/>
    <w:rsid w:val="00954C4D"/>
    <w:rsid w:val="00956F32"/>
    <w:rsid w:val="009679F5"/>
    <w:rsid w:val="00977053"/>
    <w:rsid w:val="009826F6"/>
    <w:rsid w:val="00982970"/>
    <w:rsid w:val="00983FA7"/>
    <w:rsid w:val="00984F63"/>
    <w:rsid w:val="009B71E6"/>
    <w:rsid w:val="009D42BD"/>
    <w:rsid w:val="009E05AF"/>
    <w:rsid w:val="009E4858"/>
    <w:rsid w:val="009E74AC"/>
    <w:rsid w:val="009F0419"/>
    <w:rsid w:val="00A1044B"/>
    <w:rsid w:val="00A15F88"/>
    <w:rsid w:val="00A248C8"/>
    <w:rsid w:val="00A25CFE"/>
    <w:rsid w:val="00A357E3"/>
    <w:rsid w:val="00A41D10"/>
    <w:rsid w:val="00A4404B"/>
    <w:rsid w:val="00A56AEC"/>
    <w:rsid w:val="00A57CF9"/>
    <w:rsid w:val="00A643A6"/>
    <w:rsid w:val="00A93167"/>
    <w:rsid w:val="00AC04F1"/>
    <w:rsid w:val="00AC56D1"/>
    <w:rsid w:val="00AD51B1"/>
    <w:rsid w:val="00AE207F"/>
    <w:rsid w:val="00AF2BC6"/>
    <w:rsid w:val="00B02D96"/>
    <w:rsid w:val="00B22E36"/>
    <w:rsid w:val="00B27726"/>
    <w:rsid w:val="00B30914"/>
    <w:rsid w:val="00B42FA0"/>
    <w:rsid w:val="00B5013A"/>
    <w:rsid w:val="00B6422F"/>
    <w:rsid w:val="00B74C28"/>
    <w:rsid w:val="00B8040D"/>
    <w:rsid w:val="00B85876"/>
    <w:rsid w:val="00B8668D"/>
    <w:rsid w:val="00B925B7"/>
    <w:rsid w:val="00BA1DFE"/>
    <w:rsid w:val="00BA59C9"/>
    <w:rsid w:val="00BB1334"/>
    <w:rsid w:val="00BB52B4"/>
    <w:rsid w:val="00BB7BB0"/>
    <w:rsid w:val="00BC255E"/>
    <w:rsid w:val="00BC6FB0"/>
    <w:rsid w:val="00BF0229"/>
    <w:rsid w:val="00C25849"/>
    <w:rsid w:val="00C27996"/>
    <w:rsid w:val="00C303EB"/>
    <w:rsid w:val="00C36F88"/>
    <w:rsid w:val="00C44277"/>
    <w:rsid w:val="00C61993"/>
    <w:rsid w:val="00C73CDF"/>
    <w:rsid w:val="00CB4FC5"/>
    <w:rsid w:val="00CE471E"/>
    <w:rsid w:val="00CE77CF"/>
    <w:rsid w:val="00CF00B4"/>
    <w:rsid w:val="00D16367"/>
    <w:rsid w:val="00D20324"/>
    <w:rsid w:val="00D3047A"/>
    <w:rsid w:val="00D34A72"/>
    <w:rsid w:val="00D36013"/>
    <w:rsid w:val="00D403BB"/>
    <w:rsid w:val="00D411C6"/>
    <w:rsid w:val="00D56EF7"/>
    <w:rsid w:val="00D6019A"/>
    <w:rsid w:val="00D61BC4"/>
    <w:rsid w:val="00D6768C"/>
    <w:rsid w:val="00D71D11"/>
    <w:rsid w:val="00D72611"/>
    <w:rsid w:val="00D744AF"/>
    <w:rsid w:val="00D81BE6"/>
    <w:rsid w:val="00D90B9D"/>
    <w:rsid w:val="00D90CCC"/>
    <w:rsid w:val="00D9476B"/>
    <w:rsid w:val="00DA0547"/>
    <w:rsid w:val="00DA3020"/>
    <w:rsid w:val="00DA321E"/>
    <w:rsid w:val="00DA6011"/>
    <w:rsid w:val="00DB5FC9"/>
    <w:rsid w:val="00DC6772"/>
    <w:rsid w:val="00DE60BC"/>
    <w:rsid w:val="00DF2C31"/>
    <w:rsid w:val="00DF5F21"/>
    <w:rsid w:val="00E035AE"/>
    <w:rsid w:val="00E06E2F"/>
    <w:rsid w:val="00E24379"/>
    <w:rsid w:val="00E30B2D"/>
    <w:rsid w:val="00E630A5"/>
    <w:rsid w:val="00E63212"/>
    <w:rsid w:val="00E70B84"/>
    <w:rsid w:val="00E72303"/>
    <w:rsid w:val="00E7581F"/>
    <w:rsid w:val="00E901EB"/>
    <w:rsid w:val="00E94776"/>
    <w:rsid w:val="00EA2AF2"/>
    <w:rsid w:val="00EC711B"/>
    <w:rsid w:val="00EE6C68"/>
    <w:rsid w:val="00EE758F"/>
    <w:rsid w:val="00EF039F"/>
    <w:rsid w:val="00EF2243"/>
    <w:rsid w:val="00EF45E2"/>
    <w:rsid w:val="00F31114"/>
    <w:rsid w:val="00F3277A"/>
    <w:rsid w:val="00F3474D"/>
    <w:rsid w:val="00F372F1"/>
    <w:rsid w:val="00F64A44"/>
    <w:rsid w:val="00F67D96"/>
    <w:rsid w:val="00FB06A9"/>
    <w:rsid w:val="00FD271D"/>
    <w:rsid w:val="00FE11D0"/>
    <w:rsid w:val="00FF6923"/>
    <w:rsid w:val="0757C5B0"/>
    <w:rsid w:val="113293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E8CB042"/>
  <w15:docId w15:val="{02BD2FED-FBE2-400D-87F3-F786AEDF22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43CE8"/>
    <w:pPr>
      <w:widowControl w:val="0"/>
    </w:pPr>
    <w:rPr>
      <w:rFonts w:ascii="Letter Gothic" w:hAnsi="Letter Gothic"/>
      <w:snapToGrid w:val="0"/>
      <w:sz w:val="24"/>
    </w:rPr>
  </w:style>
  <w:style w:type="paragraph" w:styleId="Heading1">
    <w:name w:val="heading 1"/>
    <w:basedOn w:val="Normal"/>
    <w:next w:val="Normal"/>
    <w:qFormat/>
    <w:rsid w:val="00443CE8"/>
    <w:pPr>
      <w:keepNext/>
      <w:tabs>
        <w:tab w:val="center" w:pos="4680"/>
      </w:tabs>
      <w:jc w:val="center"/>
      <w:outlineLvl w:val="0"/>
    </w:pPr>
    <w:rPr>
      <w:rFonts w:ascii="Times New Roman" w:hAnsi="Times New Roman"/>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443CE8"/>
  </w:style>
  <w:style w:type="paragraph" w:styleId="BalloonText">
    <w:name w:val="Balloon Text"/>
    <w:basedOn w:val="Normal"/>
    <w:semiHidden/>
    <w:rsid w:val="00410599"/>
    <w:rPr>
      <w:rFonts w:ascii="Tahoma" w:hAnsi="Tahoma" w:cs="Tahoma"/>
      <w:sz w:val="16"/>
      <w:szCs w:val="16"/>
    </w:rPr>
  </w:style>
  <w:style w:type="paragraph" w:styleId="Header">
    <w:name w:val="header"/>
    <w:basedOn w:val="Normal"/>
    <w:rsid w:val="00636274"/>
    <w:pPr>
      <w:tabs>
        <w:tab w:val="center" w:pos="4320"/>
        <w:tab w:val="right" w:pos="8640"/>
      </w:tabs>
    </w:pPr>
  </w:style>
  <w:style w:type="paragraph" w:styleId="Footer">
    <w:name w:val="footer"/>
    <w:basedOn w:val="Normal"/>
    <w:rsid w:val="00636274"/>
    <w:pPr>
      <w:tabs>
        <w:tab w:val="center" w:pos="4320"/>
        <w:tab w:val="right" w:pos="8640"/>
      </w:tabs>
    </w:pPr>
  </w:style>
  <w:style w:type="paragraph" w:styleId="ListParagraph">
    <w:name w:val="List Paragraph"/>
    <w:basedOn w:val="Normal"/>
    <w:uiPriority w:val="34"/>
    <w:qFormat/>
    <w:rsid w:val="0006642B"/>
    <w:pPr>
      <w:ind w:left="720"/>
      <w:contextualSpacing/>
    </w:pPr>
  </w:style>
  <w:style w:type="character" w:styleId="CommentReference">
    <w:name w:val="annotation reference"/>
    <w:basedOn w:val="DefaultParagraphFont"/>
    <w:semiHidden/>
    <w:unhideWhenUsed/>
    <w:rsid w:val="00683851"/>
    <w:rPr>
      <w:sz w:val="16"/>
      <w:szCs w:val="16"/>
    </w:rPr>
  </w:style>
  <w:style w:type="paragraph" w:styleId="CommentText">
    <w:name w:val="annotation text"/>
    <w:basedOn w:val="Normal"/>
    <w:link w:val="CommentTextChar"/>
    <w:semiHidden/>
    <w:unhideWhenUsed/>
    <w:rsid w:val="00683851"/>
    <w:rPr>
      <w:sz w:val="20"/>
    </w:rPr>
  </w:style>
  <w:style w:type="character" w:customStyle="1" w:styleId="CommentTextChar">
    <w:name w:val="Comment Text Char"/>
    <w:basedOn w:val="DefaultParagraphFont"/>
    <w:link w:val="CommentText"/>
    <w:semiHidden/>
    <w:rsid w:val="00683851"/>
    <w:rPr>
      <w:rFonts w:ascii="Letter Gothic" w:hAnsi="Letter Gothic"/>
      <w:snapToGrid w:val="0"/>
    </w:rPr>
  </w:style>
  <w:style w:type="paragraph" w:styleId="CommentSubject">
    <w:name w:val="annotation subject"/>
    <w:basedOn w:val="CommentText"/>
    <w:next w:val="CommentText"/>
    <w:link w:val="CommentSubjectChar"/>
    <w:semiHidden/>
    <w:unhideWhenUsed/>
    <w:rsid w:val="00683851"/>
    <w:rPr>
      <w:b/>
      <w:bCs/>
    </w:rPr>
  </w:style>
  <w:style w:type="character" w:customStyle="1" w:styleId="CommentSubjectChar">
    <w:name w:val="Comment Subject Char"/>
    <w:basedOn w:val="CommentTextChar"/>
    <w:link w:val="CommentSubject"/>
    <w:semiHidden/>
    <w:rsid w:val="00683851"/>
    <w:rPr>
      <w:rFonts w:ascii="Letter Gothic" w:hAnsi="Letter Gothic"/>
      <w:b/>
      <w:bCs/>
      <w:snapToGrid w:val="0"/>
    </w:rPr>
  </w:style>
  <w:style w:type="paragraph" w:customStyle="1" w:styleId="paragraph">
    <w:name w:val="paragraph"/>
    <w:basedOn w:val="Normal"/>
    <w:rsid w:val="00910923"/>
    <w:pPr>
      <w:widowControl/>
      <w:spacing w:before="100" w:beforeAutospacing="1" w:after="100" w:afterAutospacing="1"/>
    </w:pPr>
    <w:rPr>
      <w:rFonts w:ascii="Times New Roman" w:hAnsi="Times New Roman"/>
      <w:snapToGrid/>
      <w:szCs w:val="24"/>
    </w:rPr>
  </w:style>
  <w:style w:type="character" w:customStyle="1" w:styleId="normaltextrun">
    <w:name w:val="normaltextrun"/>
    <w:basedOn w:val="DefaultParagraphFont"/>
    <w:rsid w:val="00910923"/>
  </w:style>
  <w:style w:type="character" w:customStyle="1" w:styleId="eop">
    <w:name w:val="eop"/>
    <w:basedOn w:val="DefaultParagraphFont"/>
    <w:rsid w:val="00910923"/>
  </w:style>
  <w:style w:type="paragraph" w:styleId="Revision">
    <w:name w:val="Revision"/>
    <w:hidden/>
    <w:uiPriority w:val="99"/>
    <w:semiHidden/>
    <w:rsid w:val="00DC6772"/>
    <w:rPr>
      <w:rFonts w:ascii="Letter Gothic" w:hAnsi="Letter Gothic"/>
      <w:snapToGrid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3919898">
      <w:bodyDiv w:val="1"/>
      <w:marLeft w:val="0"/>
      <w:marRight w:val="0"/>
      <w:marTop w:val="0"/>
      <w:marBottom w:val="0"/>
      <w:divBdr>
        <w:top w:val="none" w:sz="0" w:space="0" w:color="auto"/>
        <w:left w:val="none" w:sz="0" w:space="0" w:color="auto"/>
        <w:bottom w:val="none" w:sz="0" w:space="0" w:color="auto"/>
        <w:right w:val="none" w:sz="0" w:space="0" w:color="auto"/>
      </w:divBdr>
      <w:divsChild>
        <w:div w:id="46536211">
          <w:marLeft w:val="0"/>
          <w:marRight w:val="0"/>
          <w:marTop w:val="0"/>
          <w:marBottom w:val="0"/>
          <w:divBdr>
            <w:top w:val="none" w:sz="0" w:space="0" w:color="auto"/>
            <w:left w:val="none" w:sz="0" w:space="0" w:color="auto"/>
            <w:bottom w:val="none" w:sz="0" w:space="0" w:color="auto"/>
            <w:right w:val="none" w:sz="0" w:space="0" w:color="auto"/>
          </w:divBdr>
        </w:div>
        <w:div w:id="1694303963">
          <w:marLeft w:val="0"/>
          <w:marRight w:val="0"/>
          <w:marTop w:val="0"/>
          <w:marBottom w:val="0"/>
          <w:divBdr>
            <w:top w:val="none" w:sz="0" w:space="0" w:color="auto"/>
            <w:left w:val="none" w:sz="0" w:space="0" w:color="auto"/>
            <w:bottom w:val="none" w:sz="0" w:space="0" w:color="auto"/>
            <w:right w:val="none" w:sz="0" w:space="0" w:color="auto"/>
          </w:divBdr>
        </w:div>
      </w:divsChild>
    </w:div>
    <w:div w:id="289635494">
      <w:bodyDiv w:val="1"/>
      <w:marLeft w:val="0"/>
      <w:marRight w:val="0"/>
      <w:marTop w:val="0"/>
      <w:marBottom w:val="0"/>
      <w:divBdr>
        <w:top w:val="none" w:sz="0" w:space="0" w:color="auto"/>
        <w:left w:val="none" w:sz="0" w:space="0" w:color="auto"/>
        <w:bottom w:val="none" w:sz="0" w:space="0" w:color="auto"/>
        <w:right w:val="none" w:sz="0" w:space="0" w:color="auto"/>
      </w:divBdr>
    </w:div>
    <w:div w:id="10152280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microsoft.com/office/2011/relationships/people" Target="peop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header" Target="header3.xml"/><Relationship Id="rId10" Type="http://schemas.openxmlformats.org/officeDocument/2006/relationships/image" Target="media/image1.jpeg"/><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LongProperties xmlns="http://schemas.microsoft.com/office/2006/metadata/longProperties"/>
</file>

<file path=customXml/item2.xml><?xml version="1.0" encoding="utf-8"?>
<p:properties xmlns:p="http://schemas.microsoft.com/office/2006/metadata/properties" xmlns:xsi="http://www.w3.org/2001/XMLSchema-instanc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02583DE6795F5243926CA7404B519D25" ma:contentTypeVersion="6" ma:contentTypeDescription="Create a new document." ma:contentTypeScope="" ma:versionID="84f09fce98fbe1386e3dcc635e717a81">
  <xsd:schema xmlns:xsd="http://www.w3.org/2001/XMLSchema" xmlns:xs="http://www.w3.org/2001/XMLSchema" xmlns:p="http://schemas.microsoft.com/office/2006/metadata/properties" xmlns:ns2="769b54fd-1c72-4e3e-acd5-9ea01b509261" xmlns:ns3="b9799108-20ee-46c2-bd0e-ca6c883a5a67" targetNamespace="http://schemas.microsoft.com/office/2006/metadata/properties" ma:root="true" ma:fieldsID="2f631cb7c93980c969d6caea99a71b63" ns2:_="" ns3:_="">
    <xsd:import namespace="769b54fd-1c72-4e3e-acd5-9ea01b509261"/>
    <xsd:import namespace="b9799108-20ee-46c2-bd0e-ca6c883a5a67"/>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69b54fd-1c72-4e3e-acd5-9ea01b50926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9799108-20ee-46c2-bd0e-ca6c883a5a67"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6F9A5B2-04CA-4721-A775-E154763A58A0}">
  <ds:schemaRefs>
    <ds:schemaRef ds:uri="http://schemas.microsoft.com/office/2006/metadata/longProperties"/>
  </ds:schemaRefs>
</ds:datastoreItem>
</file>

<file path=customXml/itemProps2.xml><?xml version="1.0" encoding="utf-8"?>
<ds:datastoreItem xmlns:ds="http://schemas.openxmlformats.org/officeDocument/2006/customXml" ds:itemID="{DB46C9D4-FF5C-4F9E-B1ED-E6B59452DEFA}">
  <ds:schemaRefs>
    <ds:schemaRef ds:uri="http://schemas.microsoft.com/office/2006/metadata/properties"/>
  </ds:schemaRefs>
</ds:datastoreItem>
</file>

<file path=customXml/itemProps3.xml><?xml version="1.0" encoding="utf-8"?>
<ds:datastoreItem xmlns:ds="http://schemas.openxmlformats.org/officeDocument/2006/customXml" ds:itemID="{D9EA02FE-2748-4579-87AA-3C9B7E08E609}">
  <ds:schemaRefs>
    <ds:schemaRef ds:uri="http://schemas.microsoft.com/sharepoint/v3/contenttype/forms"/>
  </ds:schemaRefs>
</ds:datastoreItem>
</file>

<file path=customXml/itemProps4.xml><?xml version="1.0" encoding="utf-8"?>
<ds:datastoreItem xmlns:ds="http://schemas.openxmlformats.org/officeDocument/2006/customXml" ds:itemID="{0C6EEBB0-7A04-4BD7-9644-D0A11844771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69b54fd-1c72-4e3e-acd5-9ea01b509261"/>
    <ds:schemaRef ds:uri="b9799108-20ee-46c2-bd0e-ca6c883a5a6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427</Words>
  <Characters>2327</Characters>
  <Application>Microsoft Office Word</Application>
  <DocSecurity>0</DocSecurity>
  <Lines>58</Lines>
  <Paragraphs>25</Paragraphs>
  <ScaleCrop>false</ScaleCrop>
  <Company/>
  <LinksUpToDate>false</LinksUpToDate>
  <CharactersWithSpaces>2729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 OF INDEPENDENT REGISTERED PUBLIC ACCOUNTING FIRM</dc:title>
  <dc:creator>Keren Nass</dc:creator>
  <cp:lastModifiedBy>Mallory Gillespie</cp:lastModifiedBy>
  <cp:revision>3</cp:revision>
  <cp:lastPrinted>2025-12-23T19:24:00Z</cp:lastPrinted>
  <dcterms:created xsi:type="dcterms:W3CDTF">2025-12-23T19:17:00Z</dcterms:created>
  <dcterms:modified xsi:type="dcterms:W3CDTF">2025-12-23T19:24:00Z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PC_Pmpr_Id">
    <vt:lpwstr>{919E77D9-9F4D-403D-B379-6F5A0F61E2BA}</vt:lpwstr>
  </property>
  <property fmtid="{D5CDD505-2E9C-101B-9397-08002B2CF9AE}" pid="3" name="ContentType">
    <vt:lpwstr>Document</vt:lpwstr>
  </property>
  <property fmtid="{D5CDD505-2E9C-101B-9397-08002B2CF9AE}" pid="4" name="ContentTypeId">
    <vt:lpwstr>0x01010002583DE6795F5243926CA7404B519D25</vt:lpwstr>
  </property>
  <property fmtid="{D5CDD505-2E9C-101B-9397-08002B2CF9AE}" pid="5" name="MSIP_Label_2fbc2e20-96fa-43f2-8ce7-dd36f682afcb_Enabled">
    <vt:lpwstr>true</vt:lpwstr>
  </property>
  <property fmtid="{D5CDD505-2E9C-101B-9397-08002B2CF9AE}" pid="6" name="MSIP_Label_2fbc2e20-96fa-43f2-8ce7-dd36f682afcb_SetDate">
    <vt:lpwstr>2024-01-30T16:49:36Z</vt:lpwstr>
  </property>
  <property fmtid="{D5CDD505-2E9C-101B-9397-08002B2CF9AE}" pid="7" name="MSIP_Label_2fbc2e20-96fa-43f2-8ce7-dd36f682afcb_Method">
    <vt:lpwstr>Standard</vt:lpwstr>
  </property>
  <property fmtid="{D5CDD505-2E9C-101B-9397-08002B2CF9AE}" pid="8" name="MSIP_Label_2fbc2e20-96fa-43f2-8ce7-dd36f682afcb_Name">
    <vt:lpwstr>General</vt:lpwstr>
  </property>
  <property fmtid="{D5CDD505-2E9C-101B-9397-08002B2CF9AE}" pid="9" name="MSIP_Label_2fbc2e20-96fa-43f2-8ce7-dd36f682afcb_SiteId">
    <vt:lpwstr>ba1636b1-af25-4e14-afe2-c537ad8bee3a</vt:lpwstr>
  </property>
  <property fmtid="{D5CDD505-2E9C-101B-9397-08002B2CF9AE}" pid="10" name="MSIP_Label_2fbc2e20-96fa-43f2-8ce7-dd36f682afcb_ActionId">
    <vt:lpwstr>d08fc101-bd46-41a9-93ad-8e781f21953a</vt:lpwstr>
  </property>
  <property fmtid="{D5CDD505-2E9C-101B-9397-08002B2CF9AE}" pid="11" name="MSIP_Label_2fbc2e20-96fa-43f2-8ce7-dd36f682afcb_ContentBits">
    <vt:lpwstr>0</vt:lpwstr>
  </property>
  <property fmtid="{D5CDD505-2E9C-101B-9397-08002B2CF9AE}" pid="12" name="tabName">
    <vt:lpwstr>Sharepoint letters</vt:lpwstr>
  </property>
  <property fmtid="{D5CDD505-2E9C-101B-9397-08002B2CF9AE}" pid="13" name="tabIndex">
    <vt:lpwstr/>
  </property>
  <property fmtid="{D5CDD505-2E9C-101B-9397-08002B2CF9AE}" pid="14" name="workpaperIndex">
    <vt:lpwstr/>
  </property>
  <property fmtid="{D5CDD505-2E9C-101B-9397-08002B2CF9AE}" pid="15" name="docLang">
    <vt:lpwstr>en</vt:lpwstr>
  </property>
  <property fmtid="{D5CDD505-2E9C-101B-9397-08002B2CF9AE}" pid="16" name="Version">
    <vt:i4>20</vt:i4>
  </property>
</Properties>
</file>